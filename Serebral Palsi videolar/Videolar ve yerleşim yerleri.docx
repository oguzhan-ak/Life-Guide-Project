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E1EE31" w14:textId="57011A29" w:rsidR="00034BE7" w:rsidRDefault="00572BC5">
      <w:r>
        <w:rPr>
          <w:noProof/>
        </w:rPr>
        <mc:AlternateContent>
          <mc:Choice Requires="wps">
            <w:drawing>
              <wp:anchor distT="0" distB="0" distL="114300" distR="114300" simplePos="0" relativeHeight="251762688" behindDoc="0" locked="0" layoutInCell="1" allowOverlap="1" wp14:anchorId="04D3EADF" wp14:editId="493926F5">
                <wp:simplePos x="0" y="0"/>
                <wp:positionH relativeFrom="column">
                  <wp:posOffset>5417746</wp:posOffset>
                </wp:positionH>
                <wp:positionV relativeFrom="paragraph">
                  <wp:posOffset>2984388</wp:posOffset>
                </wp:positionV>
                <wp:extent cx="0" cy="416971"/>
                <wp:effectExtent l="63500" t="0" r="50800" b="40640"/>
                <wp:wrapNone/>
                <wp:docPr id="66" name="Straight Arrow Connector 66"/>
                <wp:cNvGraphicFramePr/>
                <a:graphic xmlns:a="http://schemas.openxmlformats.org/drawingml/2006/main">
                  <a:graphicData uri="http://schemas.microsoft.com/office/word/2010/wordprocessingShape">
                    <wps:wsp>
                      <wps:cNvCnPr/>
                      <wps:spPr>
                        <a:xfrm>
                          <a:off x="0" y="0"/>
                          <a:ext cx="0" cy="4169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5812F26" id="_x0000_t32" coordsize="21600,21600" o:spt="32" o:oned="t" path="m,l21600,21600e" filled="f">
                <v:path arrowok="t" fillok="f" o:connecttype="none"/>
                <o:lock v:ext="edit" shapetype="t"/>
              </v:shapetype>
              <v:shape id="Straight Arrow Connector 66" o:spid="_x0000_s1026" type="#_x0000_t32" style="position:absolute;margin-left:426.6pt;margin-top:235pt;width:0;height:32.8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" strokecolor="#4472c4 [3204]" strokeweight=".5pt">
                <v:stroke endarrow="block" joinstyle="miter"/>
              </v:shape>
            </w:pict>
          </mc:Fallback>
        </mc:AlternateContent>
      </w:r>
      <w:r>
        <w:rPr>
          <w:noProof/>
        </w:rPr>
        <mc:AlternateContent>
          <mc:Choice Requires="wps">
            <w:drawing>
              <wp:anchor distT="0" distB="0" distL="114300" distR="114300" simplePos="0" relativeHeight="251758592" behindDoc="0" locked="0" layoutInCell="1" allowOverlap="1" wp14:anchorId="315BA3E9" wp14:editId="55373555">
                <wp:simplePos x="0" y="0"/>
                <wp:positionH relativeFrom="column">
                  <wp:posOffset>4007037</wp:posOffset>
                </wp:positionH>
                <wp:positionV relativeFrom="paragraph">
                  <wp:posOffset>3018566</wp:posOffset>
                </wp:positionV>
                <wp:extent cx="0" cy="416971"/>
                <wp:effectExtent l="63500" t="0" r="50800" b="40640"/>
                <wp:wrapNone/>
                <wp:docPr id="64" name="Straight Arrow Connector 64"/>
                <wp:cNvGraphicFramePr/>
                <a:graphic xmlns:a="http://schemas.openxmlformats.org/drawingml/2006/main">
                  <a:graphicData uri="http://schemas.microsoft.com/office/word/2010/wordprocessingShape">
                    <wps:wsp>
                      <wps:cNvCnPr/>
                      <wps:spPr>
                        <a:xfrm>
                          <a:off x="0" y="0"/>
                          <a:ext cx="0" cy="4169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7589F4" id="Straight Arrow Connector 64" o:spid="_x0000_s1026" type="#_x0000_t32" style="position:absolute;margin-left:315.5pt;margin-top:237.7pt;width:0;height:32.8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760640" behindDoc="0" locked="0" layoutInCell="1" allowOverlap="1" wp14:anchorId="23877609" wp14:editId="4205ED39">
                <wp:simplePos x="0" y="0"/>
                <wp:positionH relativeFrom="column">
                  <wp:posOffset>2661285</wp:posOffset>
                </wp:positionH>
                <wp:positionV relativeFrom="paragraph">
                  <wp:posOffset>2082090</wp:posOffset>
                </wp:positionV>
                <wp:extent cx="0" cy="416971"/>
                <wp:effectExtent l="63500" t="0" r="50800" b="40640"/>
                <wp:wrapNone/>
                <wp:docPr id="65" name="Straight Arrow Connector 65"/>
                <wp:cNvGraphicFramePr/>
                <a:graphic xmlns:a="http://schemas.openxmlformats.org/drawingml/2006/main">
                  <a:graphicData uri="http://schemas.microsoft.com/office/word/2010/wordprocessingShape">
                    <wps:wsp>
                      <wps:cNvCnPr/>
                      <wps:spPr>
                        <a:xfrm>
                          <a:off x="0" y="0"/>
                          <a:ext cx="0" cy="4169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4A961B" id="Straight Arrow Connector 65" o:spid="_x0000_s1026" type="#_x0000_t32" style="position:absolute;margin-left:209.55pt;margin-top:163.95pt;width:0;height:32.8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756544" behindDoc="0" locked="0" layoutInCell="1" allowOverlap="1" wp14:anchorId="24881B20" wp14:editId="786A7A65">
                <wp:simplePos x="0" y="0"/>
                <wp:positionH relativeFrom="column">
                  <wp:posOffset>2674844</wp:posOffset>
                </wp:positionH>
                <wp:positionV relativeFrom="paragraph">
                  <wp:posOffset>3031154</wp:posOffset>
                </wp:positionV>
                <wp:extent cx="0" cy="416971"/>
                <wp:effectExtent l="63500" t="0" r="50800" b="40640"/>
                <wp:wrapNone/>
                <wp:docPr id="63" name="Straight Arrow Connector 63"/>
                <wp:cNvGraphicFramePr/>
                <a:graphic xmlns:a="http://schemas.openxmlformats.org/drawingml/2006/main">
                  <a:graphicData uri="http://schemas.microsoft.com/office/word/2010/wordprocessingShape">
                    <wps:wsp>
                      <wps:cNvCnPr/>
                      <wps:spPr>
                        <a:xfrm>
                          <a:off x="0" y="0"/>
                          <a:ext cx="0" cy="4169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1C37E0" id="Straight Arrow Connector 63" o:spid="_x0000_s1026" type="#_x0000_t32" style="position:absolute;margin-left:210.6pt;margin-top:238.65pt;width:0;height:32.8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754496" behindDoc="0" locked="0" layoutInCell="1" allowOverlap="1" wp14:anchorId="6F064965" wp14:editId="27E67AF7">
                <wp:simplePos x="0" y="0"/>
                <wp:positionH relativeFrom="column">
                  <wp:posOffset>1255395</wp:posOffset>
                </wp:positionH>
                <wp:positionV relativeFrom="paragraph">
                  <wp:posOffset>3051212</wp:posOffset>
                </wp:positionV>
                <wp:extent cx="0" cy="416971"/>
                <wp:effectExtent l="63500" t="0" r="50800" b="40640"/>
                <wp:wrapNone/>
                <wp:docPr id="62" name="Straight Arrow Connector 62"/>
                <wp:cNvGraphicFramePr/>
                <a:graphic xmlns:a="http://schemas.openxmlformats.org/drawingml/2006/main">
                  <a:graphicData uri="http://schemas.microsoft.com/office/word/2010/wordprocessingShape">
                    <wps:wsp>
                      <wps:cNvCnPr/>
                      <wps:spPr>
                        <a:xfrm>
                          <a:off x="0" y="0"/>
                          <a:ext cx="0" cy="4169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7E296E" id="Straight Arrow Connector 62" o:spid="_x0000_s1026" type="#_x0000_t32" style="position:absolute;margin-left:98.85pt;margin-top:240.25pt;width:0;height:32.8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652089" behindDoc="0" locked="0" layoutInCell="1" allowOverlap="1" wp14:anchorId="342B056F" wp14:editId="50081C63">
                <wp:simplePos x="0" y="0"/>
                <wp:positionH relativeFrom="column">
                  <wp:posOffset>-102198</wp:posOffset>
                </wp:positionH>
                <wp:positionV relativeFrom="paragraph">
                  <wp:posOffset>3051586</wp:posOffset>
                </wp:positionV>
                <wp:extent cx="0" cy="416971"/>
                <wp:effectExtent l="63500" t="0" r="50800" b="40640"/>
                <wp:wrapNone/>
                <wp:docPr id="61" name="Straight Arrow Connector 61"/>
                <wp:cNvGraphicFramePr/>
                <a:graphic xmlns:a="http://schemas.openxmlformats.org/drawingml/2006/main">
                  <a:graphicData uri="http://schemas.microsoft.com/office/word/2010/wordprocessingShape">
                    <wps:wsp>
                      <wps:cNvCnPr/>
                      <wps:spPr>
                        <a:xfrm>
                          <a:off x="0" y="0"/>
                          <a:ext cx="0" cy="4169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C80F19" id="Straight Arrow Connector 61" o:spid="_x0000_s1026" type="#_x0000_t32" style="position:absolute;margin-left:-8.05pt;margin-top:240.3pt;width:0;height:32.85pt;z-index:25165208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5AF7334D" wp14:editId="6235E6D1">
                <wp:simplePos x="0" y="0"/>
                <wp:positionH relativeFrom="column">
                  <wp:posOffset>-570230</wp:posOffset>
                </wp:positionH>
                <wp:positionV relativeFrom="paragraph">
                  <wp:posOffset>2542278</wp:posOffset>
                </wp:positionV>
                <wp:extent cx="968188" cy="665630"/>
                <wp:effectExtent l="0" t="0" r="10160" b="7620"/>
                <wp:wrapNone/>
                <wp:docPr id="40" name="Text Box 40"/>
                <wp:cNvGraphicFramePr/>
                <a:graphic xmlns:a="http://schemas.openxmlformats.org/drawingml/2006/main">
                  <a:graphicData uri="http://schemas.microsoft.com/office/word/2010/wordprocessingShape">
                    <wps:wsp>
                      <wps:cNvSpPr txBox="1"/>
                      <wps:spPr>
                        <a:xfrm>
                          <a:off x="0" y="0"/>
                          <a:ext cx="968188" cy="665630"/>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5B1159C4" w14:textId="484670AC" w:rsidR="00C32141" w:rsidRDefault="00E54AFC" w:rsidP="00E54AFC">
                            <w:pPr>
                              <w:rPr>
                                <w:ins w:id="0" w:author="Kübra Seyhan Bıyık" w:date="2022-05-15T12:42:00Z"/>
                              </w:rPr>
                            </w:pPr>
                            <w:r>
                              <w:t xml:space="preserve">Genel bilgi </w:t>
                            </w:r>
                            <w:r w:rsidR="00C32141">
                              <w:t>1</w:t>
                            </w:r>
                          </w:p>
                          <w:p w14:paraId="03C8A254" w14:textId="3F92C41A" w:rsidR="00E54AFC" w:rsidRDefault="00E54AFC" w:rsidP="00E54A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F7334D" id="_x0000_t202" coordsize="21600,21600" o:spt="202" path="m,l,21600r21600,l21600,xe">
                <v:stroke joinstyle="miter"/>
                <v:path gradientshapeok="t" o:connecttype="rect"/>
              </v:shapetype>
              <v:shape id="Text Box 40" o:spid="_x0000_s1026" type="#_x0000_t202" style="position:absolute;margin-left:-44.9pt;margin-top:200.2pt;width:76.25pt;height:52.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" fillcolor="#9ecb81 [2169]" strokecolor="#70ad47 [3209]" strokeweight=".5pt">
                <v:fill color2="#8ac066 [2617]" rotate="t" colors="0 #b5d5a7;.5 #aace99;1 #9cca86" focus="100%" type="gradient">
                  <o:fill v:ext="view" type="gradientUnscaled"/>
                </v:fill>
                <v:textbox>
                  <w:txbxContent>
                    <w:p w14:paraId="5B1159C4" w14:textId="484670AC" w:rsidR="00C32141" w:rsidRDefault="00E54AFC" w:rsidP="00E54AFC">
                      <w:pPr>
                        <w:rPr>
                          <w:ins w:id="1" w:author="Kübra Seyhan Bıyık" w:date="2022-05-15T12:42:00Z"/>
                        </w:rPr>
                      </w:pPr>
                      <w:r>
                        <w:t xml:space="preserve">Genel bilgi </w:t>
                      </w:r>
                      <w:r w:rsidR="00C32141">
                        <w:t>1</w:t>
                      </w:r>
                    </w:p>
                    <w:p w14:paraId="03C8A254" w14:textId="3F92C41A" w:rsidR="00E54AFC" w:rsidRDefault="00E54AFC" w:rsidP="00E54AFC"/>
                  </w:txbxContent>
                </v:textbox>
              </v:shape>
            </w:pict>
          </mc:Fallback>
        </mc:AlternateContent>
      </w:r>
      <w:r w:rsidR="00E54AFC" w:rsidRPr="00E54AFC">
        <w:rPr>
          <w:noProof/>
        </w:rPr>
        <mc:AlternateContent>
          <mc:Choice Requires="wps">
            <w:drawing>
              <wp:anchor distT="0" distB="0" distL="114300" distR="114300" simplePos="0" relativeHeight="251750400" behindDoc="0" locked="0" layoutInCell="1" allowOverlap="1" wp14:anchorId="06D62F1C" wp14:editId="48E4CC7F">
                <wp:simplePos x="0" y="0"/>
                <wp:positionH relativeFrom="column">
                  <wp:posOffset>4946650</wp:posOffset>
                </wp:positionH>
                <wp:positionV relativeFrom="paragraph">
                  <wp:posOffset>2453005</wp:posOffset>
                </wp:positionV>
                <wp:extent cx="967740" cy="665480"/>
                <wp:effectExtent l="0" t="0" r="10160" b="7620"/>
                <wp:wrapNone/>
                <wp:docPr id="57" name="Text Box 57"/>
                <wp:cNvGraphicFramePr/>
                <a:graphic xmlns:a="http://schemas.openxmlformats.org/drawingml/2006/main">
                  <a:graphicData uri="http://schemas.microsoft.com/office/word/2010/wordprocessingShape">
                    <wps:wsp>
                      <wps:cNvSpPr txBox="1"/>
                      <wps:spPr>
                        <a:xfrm>
                          <a:off x="0" y="0"/>
                          <a:ext cx="967740" cy="665480"/>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4C2F9AC9" w14:textId="364947B5" w:rsidR="00E54AFC" w:rsidRDefault="00E54AFC" w:rsidP="00E54AFC">
                            <w:r>
                              <w:t xml:space="preserve">Genel bilgi </w:t>
                            </w:r>
                            <w:r w:rsidR="00C32141">
                              <w:t>5</w:t>
                            </w:r>
                          </w:p>
                          <w:p w14:paraId="595201DC" w14:textId="77777777" w:rsidR="00E54AFC" w:rsidRDefault="00E54AFC" w:rsidP="00E54AFC">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62F1C" id="Text Box 57" o:spid="_x0000_s1027" type="#_x0000_t202" style="position:absolute;margin-left:389.5pt;margin-top:193.15pt;width:76.2pt;height:52.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" fillcolor="#9ecb81 [2169]" strokecolor="#70ad47 [3209]" strokeweight=".5pt">
                <v:fill color2="#8ac066 [2617]" rotate="t" colors="0 #b5d5a7;.5 #aace99;1 #9cca86" focus="100%" type="gradient">
                  <o:fill v:ext="view" type="gradientUnscaled"/>
                </v:fill>
                <v:textbox>
                  <w:txbxContent>
                    <w:p w14:paraId="4C2F9AC9" w14:textId="364947B5" w:rsidR="00E54AFC" w:rsidRDefault="00E54AFC" w:rsidP="00E54AFC">
                      <w:r>
                        <w:t xml:space="preserve">Genel bilgi </w:t>
                      </w:r>
                      <w:r w:rsidR="00C32141">
                        <w:t>5</w:t>
                      </w:r>
                    </w:p>
                    <w:p w14:paraId="595201DC" w14:textId="77777777" w:rsidR="00E54AFC" w:rsidRDefault="00E54AFC" w:rsidP="00E54AFC">
                      <w:r>
                        <w:t>…….</w:t>
                      </w:r>
                    </w:p>
                  </w:txbxContent>
                </v:textbox>
              </v:shape>
            </w:pict>
          </mc:Fallback>
        </mc:AlternateContent>
      </w:r>
      <w:r w:rsidR="00E54AFC" w:rsidRPr="00E54AFC">
        <w:rPr>
          <w:noProof/>
        </w:rPr>
        <mc:AlternateContent>
          <mc:Choice Requires="wps">
            <w:drawing>
              <wp:anchor distT="0" distB="0" distL="114300" distR="114300" simplePos="0" relativeHeight="251746304" behindDoc="0" locked="0" layoutInCell="1" allowOverlap="1" wp14:anchorId="57CD6185" wp14:editId="0C86058C">
                <wp:simplePos x="0" y="0"/>
                <wp:positionH relativeFrom="column">
                  <wp:posOffset>3535045</wp:posOffset>
                </wp:positionH>
                <wp:positionV relativeFrom="paragraph">
                  <wp:posOffset>2499995</wp:posOffset>
                </wp:positionV>
                <wp:extent cx="967740" cy="665480"/>
                <wp:effectExtent l="0" t="0" r="10160" b="7620"/>
                <wp:wrapNone/>
                <wp:docPr id="54" name="Text Box 54"/>
                <wp:cNvGraphicFramePr/>
                <a:graphic xmlns:a="http://schemas.openxmlformats.org/drawingml/2006/main">
                  <a:graphicData uri="http://schemas.microsoft.com/office/word/2010/wordprocessingShape">
                    <wps:wsp>
                      <wps:cNvSpPr txBox="1"/>
                      <wps:spPr>
                        <a:xfrm>
                          <a:off x="0" y="0"/>
                          <a:ext cx="967740" cy="665480"/>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15E1D4CA" w14:textId="3BF161FF" w:rsidR="00E54AFC" w:rsidRDefault="00E54AFC" w:rsidP="00E54AFC">
                            <w:r>
                              <w:t xml:space="preserve">Genel bilgi </w:t>
                            </w:r>
                            <w:r w:rsidR="00C32141">
                              <w:t>4</w:t>
                            </w:r>
                          </w:p>
                          <w:p w14:paraId="13AD0807" w14:textId="77777777" w:rsidR="00E54AFC" w:rsidRDefault="00E54AFC" w:rsidP="00E54AFC">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D6185" id="Text Box 54" o:spid="_x0000_s1028" type="#_x0000_t202" style="position:absolute;margin-left:278.35pt;margin-top:196.85pt;width:76.2pt;height:52.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" fillcolor="#9ecb81 [2169]" strokecolor="#70ad47 [3209]" strokeweight=".5pt">
                <v:fill color2="#8ac066 [2617]" rotate="t" colors="0 #b5d5a7;.5 #aace99;1 #9cca86" focus="100%" type="gradient">
                  <o:fill v:ext="view" type="gradientUnscaled"/>
                </v:fill>
                <v:textbox>
                  <w:txbxContent>
                    <w:p w14:paraId="15E1D4CA" w14:textId="3BF161FF" w:rsidR="00E54AFC" w:rsidRDefault="00E54AFC" w:rsidP="00E54AFC">
                      <w:r>
                        <w:t xml:space="preserve">Genel bilgi </w:t>
                      </w:r>
                      <w:r w:rsidR="00C32141">
                        <w:t>4</w:t>
                      </w:r>
                    </w:p>
                    <w:p w14:paraId="13AD0807" w14:textId="77777777" w:rsidR="00E54AFC" w:rsidRDefault="00E54AFC" w:rsidP="00E54AFC">
                      <w:r>
                        <w:t>…….</w:t>
                      </w:r>
                    </w:p>
                  </w:txbxContent>
                </v:textbox>
              </v:shape>
            </w:pict>
          </mc:Fallback>
        </mc:AlternateContent>
      </w:r>
      <w:r w:rsidR="00E54AFC" w:rsidRPr="00E54AFC">
        <w:rPr>
          <w:noProof/>
        </w:rPr>
        <mc:AlternateContent>
          <mc:Choice Requires="wps">
            <w:drawing>
              <wp:anchor distT="0" distB="0" distL="114300" distR="114300" simplePos="0" relativeHeight="251742208" behindDoc="0" locked="0" layoutInCell="1" allowOverlap="1" wp14:anchorId="66A8E796" wp14:editId="0C8F846F">
                <wp:simplePos x="0" y="0"/>
                <wp:positionH relativeFrom="column">
                  <wp:posOffset>2190115</wp:posOffset>
                </wp:positionH>
                <wp:positionV relativeFrom="paragraph">
                  <wp:posOffset>2499995</wp:posOffset>
                </wp:positionV>
                <wp:extent cx="967740" cy="665480"/>
                <wp:effectExtent l="0" t="0" r="10160" b="7620"/>
                <wp:wrapNone/>
                <wp:docPr id="51" name="Text Box 51"/>
                <wp:cNvGraphicFramePr/>
                <a:graphic xmlns:a="http://schemas.openxmlformats.org/drawingml/2006/main">
                  <a:graphicData uri="http://schemas.microsoft.com/office/word/2010/wordprocessingShape">
                    <wps:wsp>
                      <wps:cNvSpPr txBox="1"/>
                      <wps:spPr>
                        <a:xfrm>
                          <a:off x="0" y="0"/>
                          <a:ext cx="967740" cy="665480"/>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7E7848DC" w14:textId="4CA6F427" w:rsidR="00E54AFC" w:rsidRDefault="00E54AFC" w:rsidP="00E54AFC">
                            <w:r>
                              <w:t xml:space="preserve">Genel bilgi </w:t>
                            </w:r>
                            <w:r w:rsidR="00C32141">
                              <w:t>3</w:t>
                            </w:r>
                          </w:p>
                          <w:p w14:paraId="67901209" w14:textId="77777777" w:rsidR="00E54AFC" w:rsidRDefault="00E54AFC" w:rsidP="00E54AFC">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8E796" id="Text Box 51" o:spid="_x0000_s1029" type="#_x0000_t202" style="position:absolute;margin-left:172.45pt;margin-top:196.85pt;width:76.2pt;height:52.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" fillcolor="#9ecb81 [2169]" strokecolor="#70ad47 [3209]" strokeweight=".5pt">
                <v:fill color2="#8ac066 [2617]" rotate="t" colors="0 #b5d5a7;.5 #aace99;1 #9cca86" focus="100%" type="gradient">
                  <o:fill v:ext="view" type="gradientUnscaled"/>
                </v:fill>
                <v:textbox>
                  <w:txbxContent>
                    <w:p w14:paraId="7E7848DC" w14:textId="4CA6F427" w:rsidR="00E54AFC" w:rsidRDefault="00E54AFC" w:rsidP="00E54AFC">
                      <w:r>
                        <w:t xml:space="preserve">Genel bilgi </w:t>
                      </w:r>
                      <w:r w:rsidR="00C32141">
                        <w:t>3</w:t>
                      </w:r>
                    </w:p>
                    <w:p w14:paraId="67901209" w14:textId="77777777" w:rsidR="00E54AFC" w:rsidRDefault="00E54AFC" w:rsidP="00E54AFC">
                      <w:r>
                        <w:t>…….</w:t>
                      </w:r>
                    </w:p>
                  </w:txbxContent>
                </v:textbox>
              </v:shape>
            </w:pict>
          </mc:Fallback>
        </mc:AlternateContent>
      </w:r>
      <w:r w:rsidR="00E54AFC" w:rsidRPr="00E54AFC">
        <w:rPr>
          <w:noProof/>
        </w:rPr>
        <mc:AlternateContent>
          <mc:Choice Requires="wps">
            <w:drawing>
              <wp:anchor distT="0" distB="0" distL="114300" distR="114300" simplePos="0" relativeHeight="251738112" behindDoc="0" locked="0" layoutInCell="1" allowOverlap="1" wp14:anchorId="76A39B45" wp14:editId="78D84F1E">
                <wp:simplePos x="0" y="0"/>
                <wp:positionH relativeFrom="column">
                  <wp:posOffset>805180</wp:posOffset>
                </wp:positionH>
                <wp:positionV relativeFrom="paragraph">
                  <wp:posOffset>2534920</wp:posOffset>
                </wp:positionV>
                <wp:extent cx="967740" cy="665480"/>
                <wp:effectExtent l="0" t="0" r="10160" b="7620"/>
                <wp:wrapNone/>
                <wp:docPr id="48" name="Text Box 48"/>
                <wp:cNvGraphicFramePr/>
                <a:graphic xmlns:a="http://schemas.openxmlformats.org/drawingml/2006/main">
                  <a:graphicData uri="http://schemas.microsoft.com/office/word/2010/wordprocessingShape">
                    <wps:wsp>
                      <wps:cNvSpPr txBox="1"/>
                      <wps:spPr>
                        <a:xfrm>
                          <a:off x="0" y="0"/>
                          <a:ext cx="967740" cy="665480"/>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5B49D43C" w14:textId="049469AE" w:rsidR="00E54AFC" w:rsidRDefault="00E54AFC" w:rsidP="00E54AFC">
                            <w:r>
                              <w:t>Genel bilgi</w:t>
                            </w:r>
                            <w:r w:rsidR="00C32141">
                              <w:t xml:space="preserve"> 2</w:t>
                            </w:r>
                            <w:r>
                              <w:t xml:space="preserve"> </w:t>
                            </w:r>
                          </w:p>
                          <w:p w14:paraId="3A5FF02B" w14:textId="77777777" w:rsidR="00E54AFC" w:rsidRDefault="00E54AFC" w:rsidP="00E54AFC">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39B45" id="Text Box 48" o:spid="_x0000_s1030" type="#_x0000_t202" style="position:absolute;margin-left:63.4pt;margin-top:199.6pt;width:76.2pt;height:52.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" fillcolor="#9ecb81 [2169]" strokecolor="#70ad47 [3209]" strokeweight=".5pt">
                <v:fill color2="#8ac066 [2617]" rotate="t" colors="0 #b5d5a7;.5 #aace99;1 #9cca86" focus="100%" type="gradient">
                  <o:fill v:ext="view" type="gradientUnscaled"/>
                </v:fill>
                <v:textbox>
                  <w:txbxContent>
                    <w:p w14:paraId="5B49D43C" w14:textId="049469AE" w:rsidR="00E54AFC" w:rsidRDefault="00E54AFC" w:rsidP="00E54AFC">
                      <w:r>
                        <w:t>Genel bilgi</w:t>
                      </w:r>
                      <w:r w:rsidR="00C32141">
                        <w:t xml:space="preserve"> 2</w:t>
                      </w:r>
                      <w:r>
                        <w:t xml:space="preserve"> </w:t>
                      </w:r>
                    </w:p>
                    <w:p w14:paraId="3A5FF02B" w14:textId="77777777" w:rsidR="00E54AFC" w:rsidRDefault="00E54AFC" w:rsidP="00E54AFC">
                      <w:r>
                        <w:t>…….</w:t>
                      </w:r>
                    </w:p>
                  </w:txbxContent>
                </v:textbox>
              </v:shape>
            </w:pict>
          </mc:Fallback>
        </mc:AlternateContent>
      </w:r>
      <w:r w:rsidR="00E54AFC">
        <w:rPr>
          <w:noProof/>
        </w:rPr>
        <mc:AlternateContent>
          <mc:Choice Requires="wps">
            <w:drawing>
              <wp:anchor distT="0" distB="0" distL="114300" distR="114300" simplePos="0" relativeHeight="251653114" behindDoc="0" locked="0" layoutInCell="1" allowOverlap="1" wp14:anchorId="7A25BBC6" wp14:editId="1D6025F7">
                <wp:simplePos x="0" y="0"/>
                <wp:positionH relativeFrom="column">
                  <wp:posOffset>-102235</wp:posOffset>
                </wp:positionH>
                <wp:positionV relativeFrom="paragraph">
                  <wp:posOffset>2088814</wp:posOffset>
                </wp:positionV>
                <wp:extent cx="0" cy="416971"/>
                <wp:effectExtent l="63500" t="0" r="50800" b="40640"/>
                <wp:wrapNone/>
                <wp:docPr id="41" name="Straight Arrow Connector 41"/>
                <wp:cNvGraphicFramePr/>
                <a:graphic xmlns:a="http://schemas.openxmlformats.org/drawingml/2006/main">
                  <a:graphicData uri="http://schemas.microsoft.com/office/word/2010/wordprocessingShape">
                    <wps:wsp>
                      <wps:cNvCnPr/>
                      <wps:spPr>
                        <a:xfrm>
                          <a:off x="0" y="0"/>
                          <a:ext cx="0" cy="4169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4EE905" id="Straight Arrow Connector 41" o:spid="_x0000_s1026" type="#_x0000_t32" style="position:absolute;margin-left:-8.05pt;margin-top:164.45pt;width:0;height:32.85pt;z-index:25165311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" strokecolor="#4472c4 [3204]" strokeweight=".5pt">
                <v:stroke endarrow="block" joinstyle="miter"/>
              </v:shape>
            </w:pict>
          </mc:Fallback>
        </mc:AlternateContent>
      </w:r>
      <w:r w:rsidR="00E54AFC">
        <w:rPr>
          <w:noProof/>
        </w:rPr>
        <mc:AlternateContent>
          <mc:Choice Requires="wps">
            <w:drawing>
              <wp:anchor distT="0" distB="0" distL="114300" distR="114300" simplePos="0" relativeHeight="251654139" behindDoc="0" locked="0" layoutInCell="1" allowOverlap="1" wp14:anchorId="1105DC29" wp14:editId="0C9D3625">
                <wp:simplePos x="0" y="0"/>
                <wp:positionH relativeFrom="column">
                  <wp:posOffset>1248410</wp:posOffset>
                </wp:positionH>
                <wp:positionV relativeFrom="paragraph">
                  <wp:posOffset>2121909</wp:posOffset>
                </wp:positionV>
                <wp:extent cx="0" cy="416971"/>
                <wp:effectExtent l="63500" t="0" r="50800" b="40640"/>
                <wp:wrapNone/>
                <wp:docPr id="14" name="Straight Arrow Connector 14"/>
                <wp:cNvGraphicFramePr/>
                <a:graphic xmlns:a="http://schemas.openxmlformats.org/drawingml/2006/main">
                  <a:graphicData uri="http://schemas.microsoft.com/office/word/2010/wordprocessingShape">
                    <wps:wsp>
                      <wps:cNvCnPr/>
                      <wps:spPr>
                        <a:xfrm>
                          <a:off x="0" y="0"/>
                          <a:ext cx="0" cy="4169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39DB92" id="Straight Arrow Connector 14" o:spid="_x0000_s1026" type="#_x0000_t32" style="position:absolute;margin-left:98.3pt;margin-top:167.1pt;width:0;height:32.85pt;z-index:25165413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" strokecolor="#4472c4 [3204]" strokeweight=".5pt">
                <v:stroke endarrow="block" joinstyle="miter"/>
              </v:shape>
            </w:pict>
          </mc:Fallback>
        </mc:AlternateContent>
      </w:r>
      <w:r w:rsidR="00E54AFC">
        <w:rPr>
          <w:noProof/>
        </w:rPr>
        <mc:AlternateContent>
          <mc:Choice Requires="wps">
            <w:drawing>
              <wp:anchor distT="0" distB="0" distL="114300" distR="114300" simplePos="0" relativeHeight="251656189" behindDoc="0" locked="0" layoutInCell="1" allowOverlap="1" wp14:anchorId="4E8B35A6" wp14:editId="0632F2E0">
                <wp:simplePos x="0" y="0"/>
                <wp:positionH relativeFrom="column">
                  <wp:posOffset>5370232</wp:posOffset>
                </wp:positionH>
                <wp:positionV relativeFrom="paragraph">
                  <wp:posOffset>1961590</wp:posOffset>
                </wp:positionV>
                <wp:extent cx="0" cy="416971"/>
                <wp:effectExtent l="63500" t="0" r="50800" b="40640"/>
                <wp:wrapNone/>
                <wp:docPr id="17" name="Straight Arrow Connector 17"/>
                <wp:cNvGraphicFramePr/>
                <a:graphic xmlns:a="http://schemas.openxmlformats.org/drawingml/2006/main">
                  <a:graphicData uri="http://schemas.microsoft.com/office/word/2010/wordprocessingShape">
                    <wps:wsp>
                      <wps:cNvCnPr/>
                      <wps:spPr>
                        <a:xfrm>
                          <a:off x="0" y="0"/>
                          <a:ext cx="0" cy="4169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567A3" id="Straight Arrow Connector 17" o:spid="_x0000_s1026" type="#_x0000_t32" style="position:absolute;margin-left:422.85pt;margin-top:154.45pt;width:0;height:32.85pt;z-index:25165618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" strokecolor="#4472c4 [3204]" strokeweight=".5pt">
                <v:stroke endarrow="block" joinstyle="miter"/>
              </v:shape>
            </w:pict>
          </mc:Fallback>
        </mc:AlternateContent>
      </w:r>
      <w:r w:rsidR="00E54AFC">
        <w:rPr>
          <w:noProof/>
        </w:rPr>
        <mc:AlternateContent>
          <mc:Choice Requires="wps">
            <w:drawing>
              <wp:anchor distT="0" distB="0" distL="114300" distR="114300" simplePos="0" relativeHeight="251657214" behindDoc="0" locked="0" layoutInCell="1" allowOverlap="1" wp14:anchorId="35D0D96B" wp14:editId="6B9C2F26">
                <wp:simplePos x="0" y="0"/>
                <wp:positionH relativeFrom="column">
                  <wp:posOffset>4065905</wp:posOffset>
                </wp:positionH>
                <wp:positionV relativeFrom="paragraph">
                  <wp:posOffset>2035549</wp:posOffset>
                </wp:positionV>
                <wp:extent cx="0" cy="416971"/>
                <wp:effectExtent l="63500" t="0" r="50800" b="40640"/>
                <wp:wrapNone/>
                <wp:docPr id="16" name="Straight Arrow Connector 16"/>
                <wp:cNvGraphicFramePr/>
                <a:graphic xmlns:a="http://schemas.openxmlformats.org/drawingml/2006/main">
                  <a:graphicData uri="http://schemas.microsoft.com/office/word/2010/wordprocessingShape">
                    <wps:wsp>
                      <wps:cNvCnPr/>
                      <wps:spPr>
                        <a:xfrm>
                          <a:off x="0" y="0"/>
                          <a:ext cx="0" cy="4169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92E73" id="Straight Arrow Connector 16" o:spid="_x0000_s1026" type="#_x0000_t32" style="position:absolute;margin-left:320.15pt;margin-top:160.3pt;width:0;height:32.85pt;z-index:25165721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" strokecolor="#4472c4 [3204]" strokeweight=".5pt">
                <v:stroke endarrow="block" joinstyle="miter"/>
              </v:shape>
            </w:pict>
          </mc:Fallback>
        </mc:AlternateContent>
      </w:r>
      <w:r w:rsidR="00E54AFC">
        <w:rPr>
          <w:noProof/>
        </w:rPr>
        <mc:AlternateContent>
          <mc:Choice Requires="wps">
            <w:drawing>
              <wp:anchor distT="0" distB="0" distL="114300" distR="114300" simplePos="0" relativeHeight="251673600" behindDoc="0" locked="0" layoutInCell="1" allowOverlap="1" wp14:anchorId="600C6815" wp14:editId="61C9B259">
                <wp:simplePos x="0" y="0"/>
                <wp:positionH relativeFrom="column">
                  <wp:posOffset>4942952</wp:posOffset>
                </wp:positionH>
                <wp:positionV relativeFrom="paragraph">
                  <wp:posOffset>1561018</wp:posOffset>
                </wp:positionV>
                <wp:extent cx="920750" cy="571500"/>
                <wp:effectExtent l="0" t="0" r="19050" b="12700"/>
                <wp:wrapNone/>
                <wp:docPr id="12" name="Text Box 12"/>
                <wp:cNvGraphicFramePr/>
                <a:graphic xmlns:a="http://schemas.openxmlformats.org/drawingml/2006/main">
                  <a:graphicData uri="http://schemas.microsoft.com/office/word/2010/wordprocessingShape">
                    <wps:wsp>
                      <wps:cNvSpPr txBox="1"/>
                      <wps:spPr>
                        <a:xfrm>
                          <a:off x="0" y="0"/>
                          <a:ext cx="920750" cy="571500"/>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1EDBA704" w14:textId="667E2990" w:rsidR="00977779" w:rsidRDefault="00977779" w:rsidP="00977779">
                            <w:r>
                              <w:t xml:space="preserve">Sosyal katılım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C6815" id="Text Box 12" o:spid="_x0000_s1031" type="#_x0000_t202" style="position:absolute;margin-left:389.2pt;margin-top:122.9pt;width:72.5pt;height: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" fillcolor="#9ecb81 [2169]" strokecolor="#70ad47 [3209]" strokeweight=".5pt">
                <v:fill color2="#8ac066 [2617]" rotate="t" colors="0 #b5d5a7;.5 #aace99;1 #9cca86" focus="100%" type="gradient">
                  <o:fill v:ext="view" type="gradientUnscaled"/>
                </v:fill>
                <v:textbox>
                  <w:txbxContent>
                    <w:p w14:paraId="1EDBA704" w14:textId="667E2990" w:rsidR="00977779" w:rsidRDefault="00977779" w:rsidP="00977779">
                      <w:r>
                        <w:t xml:space="preserve">Sosyal katılım </w:t>
                      </w:r>
                    </w:p>
                  </w:txbxContent>
                </v:textbox>
              </v:shape>
            </w:pict>
          </mc:Fallback>
        </mc:AlternateContent>
      </w:r>
      <w:r w:rsidR="00E54AFC">
        <w:rPr>
          <w:noProof/>
        </w:rPr>
        <mc:AlternateContent>
          <mc:Choice Requires="wps">
            <w:drawing>
              <wp:anchor distT="0" distB="0" distL="114300" distR="114300" simplePos="0" relativeHeight="251671552" behindDoc="0" locked="0" layoutInCell="1" allowOverlap="1" wp14:anchorId="675E37DF" wp14:editId="11CBEFC1">
                <wp:simplePos x="0" y="0"/>
                <wp:positionH relativeFrom="column">
                  <wp:posOffset>3625140</wp:posOffset>
                </wp:positionH>
                <wp:positionV relativeFrom="paragraph">
                  <wp:posOffset>1561018</wp:posOffset>
                </wp:positionV>
                <wp:extent cx="920750" cy="658756"/>
                <wp:effectExtent l="0" t="0" r="19050" b="14605"/>
                <wp:wrapNone/>
                <wp:docPr id="11" name="Text Box 11"/>
                <wp:cNvGraphicFramePr/>
                <a:graphic xmlns:a="http://schemas.openxmlformats.org/drawingml/2006/main">
                  <a:graphicData uri="http://schemas.microsoft.com/office/word/2010/wordprocessingShape">
                    <wps:wsp>
                      <wps:cNvSpPr txBox="1"/>
                      <wps:spPr>
                        <a:xfrm>
                          <a:off x="0" y="0"/>
                          <a:ext cx="920750" cy="658756"/>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00ECD261" w14:textId="2B0F8DD2" w:rsidR="00977779" w:rsidRDefault="00977779" w:rsidP="00977779">
                            <w:r>
                              <w:t xml:space="preserve">Ev içi aktiviteleri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E37DF" id="Text Box 11" o:spid="_x0000_s1032" type="#_x0000_t202" style="position:absolute;margin-left:285.45pt;margin-top:122.9pt;width:72.5pt;height:51.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" fillcolor="#9ecb81 [2169]" strokecolor="#70ad47 [3209]" strokeweight=".5pt">
                <v:fill color2="#8ac066 [2617]" rotate="t" colors="0 #b5d5a7;.5 #aace99;1 #9cca86" focus="100%" type="gradient">
                  <o:fill v:ext="view" type="gradientUnscaled"/>
                </v:fill>
                <v:textbox>
                  <w:txbxContent>
                    <w:p w14:paraId="00ECD261" w14:textId="2B0F8DD2" w:rsidR="00977779" w:rsidRDefault="00977779" w:rsidP="00977779">
                      <w:r>
                        <w:t xml:space="preserve">Ev içi aktiviteleri </w:t>
                      </w:r>
                    </w:p>
                  </w:txbxContent>
                </v:textbox>
              </v:shape>
            </w:pict>
          </mc:Fallback>
        </mc:AlternateContent>
      </w:r>
      <w:r w:rsidR="00E54AFC">
        <w:rPr>
          <w:noProof/>
        </w:rPr>
        <mc:AlternateContent>
          <mc:Choice Requires="wps">
            <w:drawing>
              <wp:anchor distT="0" distB="0" distL="114300" distR="114300" simplePos="0" relativeHeight="251669504" behindDoc="0" locked="0" layoutInCell="1" allowOverlap="1" wp14:anchorId="61B4CFF5" wp14:editId="57B97669">
                <wp:simplePos x="0" y="0"/>
                <wp:positionH relativeFrom="column">
                  <wp:posOffset>2226646</wp:posOffset>
                </wp:positionH>
                <wp:positionV relativeFrom="paragraph">
                  <wp:posOffset>1554294</wp:posOffset>
                </wp:positionV>
                <wp:extent cx="920750" cy="719082"/>
                <wp:effectExtent l="0" t="0" r="19050" b="17780"/>
                <wp:wrapNone/>
                <wp:docPr id="10" name="Text Box 10"/>
                <wp:cNvGraphicFramePr/>
                <a:graphic xmlns:a="http://schemas.openxmlformats.org/drawingml/2006/main">
                  <a:graphicData uri="http://schemas.microsoft.com/office/word/2010/wordprocessingShape">
                    <wps:wsp>
                      <wps:cNvSpPr txBox="1"/>
                      <wps:spPr>
                        <a:xfrm>
                          <a:off x="0" y="0"/>
                          <a:ext cx="920750" cy="719082"/>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737D1706" w14:textId="289D8575" w:rsidR="00977779" w:rsidRDefault="00977779" w:rsidP="00977779">
                            <w:r>
                              <w:t xml:space="preserve">Oyun aktiviteleri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4CFF5" id="Text Box 10" o:spid="_x0000_s1033" type="#_x0000_t202" style="position:absolute;margin-left:175.35pt;margin-top:122.4pt;width:72.5pt;height:56.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" fillcolor="#9ecb81 [2169]" strokecolor="#70ad47 [3209]" strokeweight=".5pt">
                <v:fill color2="#8ac066 [2617]" rotate="t" colors="0 #b5d5a7;.5 #aace99;1 #9cca86" focus="100%" type="gradient">
                  <o:fill v:ext="view" type="gradientUnscaled"/>
                </v:fill>
                <v:textbox>
                  <w:txbxContent>
                    <w:p w14:paraId="737D1706" w14:textId="289D8575" w:rsidR="00977779" w:rsidRDefault="00977779" w:rsidP="00977779">
                      <w:r>
                        <w:t xml:space="preserve">Oyun aktiviteleri </w:t>
                      </w:r>
                    </w:p>
                  </w:txbxContent>
                </v:textbox>
              </v:shape>
            </w:pict>
          </mc:Fallback>
        </mc:AlternateContent>
      </w:r>
      <w:r w:rsidR="00E54AFC">
        <w:rPr>
          <w:noProof/>
        </w:rPr>
        <mc:AlternateContent>
          <mc:Choice Requires="wps">
            <w:drawing>
              <wp:anchor distT="0" distB="0" distL="114300" distR="114300" simplePos="0" relativeHeight="251667456" behindDoc="0" locked="0" layoutInCell="1" allowOverlap="1" wp14:anchorId="02A73824" wp14:editId="010075F0">
                <wp:simplePos x="0" y="0"/>
                <wp:positionH relativeFrom="column">
                  <wp:posOffset>807981</wp:posOffset>
                </wp:positionH>
                <wp:positionV relativeFrom="paragraph">
                  <wp:posOffset>1547570</wp:posOffset>
                </wp:positionV>
                <wp:extent cx="920750" cy="726141"/>
                <wp:effectExtent l="0" t="0" r="19050" b="10795"/>
                <wp:wrapNone/>
                <wp:docPr id="9" name="Text Box 9"/>
                <wp:cNvGraphicFramePr/>
                <a:graphic xmlns:a="http://schemas.openxmlformats.org/drawingml/2006/main">
                  <a:graphicData uri="http://schemas.microsoft.com/office/word/2010/wordprocessingShape">
                    <wps:wsp>
                      <wps:cNvSpPr txBox="1"/>
                      <wps:spPr>
                        <a:xfrm>
                          <a:off x="0" y="0"/>
                          <a:ext cx="920750" cy="726141"/>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34D960AB" w14:textId="22B0D660" w:rsidR="00977779" w:rsidRDefault="00977779" w:rsidP="00977779">
                            <w:r>
                              <w:t xml:space="preserve">İnce motor fonksiyon gelişimi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73824" id="Text Box 9" o:spid="_x0000_s1034" type="#_x0000_t202" style="position:absolute;margin-left:63.6pt;margin-top:121.85pt;width:72.5pt;height:5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" fillcolor="#9ecb81 [2169]" strokecolor="#70ad47 [3209]" strokeweight=".5pt">
                <v:fill color2="#8ac066 [2617]" rotate="t" colors="0 #b5d5a7;.5 #aace99;1 #9cca86" focus="100%" type="gradient">
                  <o:fill v:ext="view" type="gradientUnscaled"/>
                </v:fill>
                <v:textbox>
                  <w:txbxContent>
                    <w:p w14:paraId="34D960AB" w14:textId="22B0D660" w:rsidR="00977779" w:rsidRDefault="00977779" w:rsidP="00977779">
                      <w:r>
                        <w:t>İnce motor</w:t>
                      </w:r>
                      <w:r>
                        <w:t xml:space="preserve"> fonksiyon gelişimi</w:t>
                      </w:r>
                      <w:r>
                        <w:t xml:space="preserve"> </w:t>
                      </w:r>
                    </w:p>
                  </w:txbxContent>
                </v:textbox>
              </v:shape>
            </w:pict>
          </mc:Fallback>
        </mc:AlternateContent>
      </w:r>
      <w:r w:rsidR="00E54AFC">
        <w:rPr>
          <w:noProof/>
        </w:rPr>
        <mc:AlternateContent>
          <mc:Choice Requires="wps">
            <w:drawing>
              <wp:anchor distT="0" distB="0" distL="114300" distR="114300" simplePos="0" relativeHeight="251665408" behindDoc="0" locked="0" layoutInCell="1" allowOverlap="1" wp14:anchorId="5C11115A" wp14:editId="09B918DC">
                <wp:simplePos x="0" y="0"/>
                <wp:positionH relativeFrom="column">
                  <wp:posOffset>-570342</wp:posOffset>
                </wp:positionH>
                <wp:positionV relativeFrom="paragraph">
                  <wp:posOffset>1554294</wp:posOffset>
                </wp:positionV>
                <wp:extent cx="920750" cy="665630"/>
                <wp:effectExtent l="0" t="0" r="19050" b="7620"/>
                <wp:wrapNone/>
                <wp:docPr id="8" name="Text Box 8"/>
                <wp:cNvGraphicFramePr/>
                <a:graphic xmlns:a="http://schemas.openxmlformats.org/drawingml/2006/main">
                  <a:graphicData uri="http://schemas.microsoft.com/office/word/2010/wordprocessingShape">
                    <wps:wsp>
                      <wps:cNvSpPr txBox="1"/>
                      <wps:spPr>
                        <a:xfrm>
                          <a:off x="0" y="0"/>
                          <a:ext cx="920750" cy="665630"/>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37CA3C2F" w14:textId="17D7EB80" w:rsidR="00977779" w:rsidRDefault="00977779" w:rsidP="00977779">
                            <w:r>
                              <w:t xml:space="preserve">Kaba motor fonksiyon gelişimi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1115A" id="Text Box 8" o:spid="_x0000_s1035" type="#_x0000_t202" style="position:absolute;margin-left:-44.9pt;margin-top:122.4pt;width:72.5pt;height:5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" fillcolor="#9ecb81 [2169]" strokecolor="#70ad47 [3209]" strokeweight=".5pt">
                <v:fill color2="#8ac066 [2617]" rotate="t" colors="0 #b5d5a7;.5 #aace99;1 #9cca86" focus="100%" type="gradient">
                  <o:fill v:ext="view" type="gradientUnscaled"/>
                </v:fill>
                <v:textbox>
                  <w:txbxContent>
                    <w:p w14:paraId="37CA3C2F" w14:textId="17D7EB80" w:rsidR="00977779" w:rsidRDefault="00977779" w:rsidP="00977779">
                      <w:r>
                        <w:t xml:space="preserve">Kaba motor fonksiyon gelişimi </w:t>
                      </w:r>
                    </w:p>
                  </w:txbxContent>
                </v:textbox>
              </v:shape>
            </w:pict>
          </mc:Fallback>
        </mc:AlternateContent>
      </w:r>
      <w:r w:rsidR="00977779">
        <w:rPr>
          <w:noProof/>
        </w:rPr>
        <mc:AlternateContent>
          <mc:Choice Requires="wps">
            <w:drawing>
              <wp:anchor distT="0" distB="0" distL="114300" distR="114300" simplePos="0" relativeHeight="251691008" behindDoc="0" locked="0" layoutInCell="1" allowOverlap="1" wp14:anchorId="0FF29428" wp14:editId="1CFB6AE5">
                <wp:simplePos x="0" y="0"/>
                <wp:positionH relativeFrom="column">
                  <wp:posOffset>2663115</wp:posOffset>
                </wp:positionH>
                <wp:positionV relativeFrom="paragraph">
                  <wp:posOffset>1197946</wp:posOffset>
                </wp:positionV>
                <wp:extent cx="561" cy="348989"/>
                <wp:effectExtent l="0" t="0" r="12700" b="6985"/>
                <wp:wrapNone/>
                <wp:docPr id="21" name="Straight Connector 21"/>
                <wp:cNvGraphicFramePr/>
                <a:graphic xmlns:a="http://schemas.openxmlformats.org/drawingml/2006/main">
                  <a:graphicData uri="http://schemas.microsoft.com/office/word/2010/wordprocessingShape">
                    <wps:wsp>
                      <wps:cNvCnPr/>
                      <wps:spPr>
                        <a:xfrm flipH="1">
                          <a:off x="0" y="0"/>
                          <a:ext cx="561" cy="3489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6C58E" id="Straight Connector 21" o:spid="_x0000_s1026" style="position:absolute;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7pt,94.35pt" to="209.75pt,12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" strokecolor="#4472c4 [3204]" strokeweight=".5pt">
                <v:stroke joinstyle="miter"/>
              </v:line>
            </w:pict>
          </mc:Fallback>
        </mc:AlternateContent>
      </w:r>
      <w:r w:rsidR="00977779">
        <w:rPr>
          <w:noProof/>
        </w:rPr>
        <mc:AlternateContent>
          <mc:Choice Requires="wps">
            <w:drawing>
              <wp:anchor distT="0" distB="0" distL="114300" distR="114300" simplePos="0" relativeHeight="251695104" behindDoc="0" locked="0" layoutInCell="1" allowOverlap="1" wp14:anchorId="00DA8A1D" wp14:editId="7440904B">
                <wp:simplePos x="0" y="0"/>
                <wp:positionH relativeFrom="column">
                  <wp:posOffset>2677122</wp:posOffset>
                </wp:positionH>
                <wp:positionV relativeFrom="paragraph">
                  <wp:posOffset>1204670</wp:posOffset>
                </wp:positionV>
                <wp:extent cx="2756647" cy="349623"/>
                <wp:effectExtent l="0" t="0" r="24765" b="19050"/>
                <wp:wrapNone/>
                <wp:docPr id="23" name="Straight Connector 23"/>
                <wp:cNvGraphicFramePr/>
                <a:graphic xmlns:a="http://schemas.openxmlformats.org/drawingml/2006/main">
                  <a:graphicData uri="http://schemas.microsoft.com/office/word/2010/wordprocessingShape">
                    <wps:wsp>
                      <wps:cNvCnPr/>
                      <wps:spPr>
                        <a:xfrm>
                          <a:off x="0" y="0"/>
                          <a:ext cx="2756647" cy="3496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5632E7" id="Straight Connector 23"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8pt,94.85pt" to="427.85pt,122.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" strokecolor="#4472c4 [3204]" strokeweight=".5pt">
                <v:stroke joinstyle="miter"/>
              </v:line>
            </w:pict>
          </mc:Fallback>
        </mc:AlternateContent>
      </w:r>
      <w:r w:rsidR="00977779">
        <w:rPr>
          <w:noProof/>
        </w:rPr>
        <mc:AlternateContent>
          <mc:Choice Requires="wps">
            <w:drawing>
              <wp:anchor distT="0" distB="0" distL="114300" distR="114300" simplePos="0" relativeHeight="251693056" behindDoc="0" locked="0" layoutInCell="1" allowOverlap="1" wp14:anchorId="1C020282" wp14:editId="6BEC7F2C">
                <wp:simplePos x="0" y="0"/>
                <wp:positionH relativeFrom="column">
                  <wp:posOffset>2677122</wp:posOffset>
                </wp:positionH>
                <wp:positionV relativeFrom="paragraph">
                  <wp:posOffset>1204670</wp:posOffset>
                </wp:positionV>
                <wp:extent cx="1317811" cy="342526"/>
                <wp:effectExtent l="0" t="0" r="15875" b="13335"/>
                <wp:wrapNone/>
                <wp:docPr id="22" name="Straight Connector 22"/>
                <wp:cNvGraphicFramePr/>
                <a:graphic xmlns:a="http://schemas.openxmlformats.org/drawingml/2006/main">
                  <a:graphicData uri="http://schemas.microsoft.com/office/word/2010/wordprocessingShape">
                    <wps:wsp>
                      <wps:cNvCnPr/>
                      <wps:spPr>
                        <a:xfrm>
                          <a:off x="0" y="0"/>
                          <a:ext cx="1317811" cy="3425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18BD2F" id="Straight Connector 22"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8pt,94.85pt" to="314.55pt,12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" strokecolor="#4472c4 [3204]" strokeweight=".5pt">
                <v:stroke joinstyle="miter"/>
              </v:line>
            </w:pict>
          </mc:Fallback>
        </mc:AlternateContent>
      </w:r>
      <w:r w:rsidR="00977779">
        <w:rPr>
          <w:noProof/>
        </w:rPr>
        <mc:AlternateContent>
          <mc:Choice Requires="wps">
            <w:drawing>
              <wp:anchor distT="0" distB="0" distL="114300" distR="114300" simplePos="0" relativeHeight="251688960" behindDoc="0" locked="0" layoutInCell="1" allowOverlap="1" wp14:anchorId="2DD57AD1" wp14:editId="6AD7AF32">
                <wp:simplePos x="0" y="0"/>
                <wp:positionH relativeFrom="column">
                  <wp:posOffset>2663115</wp:posOffset>
                </wp:positionH>
                <wp:positionV relativeFrom="paragraph">
                  <wp:posOffset>1197946</wp:posOffset>
                </wp:positionV>
                <wp:extent cx="561" cy="349698"/>
                <wp:effectExtent l="0" t="0" r="12700" b="6350"/>
                <wp:wrapNone/>
                <wp:docPr id="20" name="Straight Connector 20"/>
                <wp:cNvGraphicFramePr/>
                <a:graphic xmlns:a="http://schemas.openxmlformats.org/drawingml/2006/main">
                  <a:graphicData uri="http://schemas.microsoft.com/office/word/2010/wordprocessingShape">
                    <wps:wsp>
                      <wps:cNvCnPr/>
                      <wps:spPr>
                        <a:xfrm>
                          <a:off x="0" y="0"/>
                          <a:ext cx="561" cy="3496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3D033E" id="Straight Connector 20"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7pt,94.35pt" to="209.75pt,12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" strokecolor="#4472c4 [3204]" strokeweight=".5pt">
                <v:stroke joinstyle="miter"/>
              </v:line>
            </w:pict>
          </mc:Fallback>
        </mc:AlternateContent>
      </w:r>
      <w:r w:rsidR="00977779">
        <w:rPr>
          <w:noProof/>
        </w:rPr>
        <mc:AlternateContent>
          <mc:Choice Requires="wps">
            <w:drawing>
              <wp:anchor distT="0" distB="0" distL="114300" distR="114300" simplePos="0" relativeHeight="251686912" behindDoc="0" locked="0" layoutInCell="1" allowOverlap="1" wp14:anchorId="5D1875DB" wp14:editId="6F6906E0">
                <wp:simplePos x="0" y="0"/>
                <wp:positionH relativeFrom="column">
                  <wp:posOffset>1339140</wp:posOffset>
                </wp:positionH>
                <wp:positionV relativeFrom="paragraph">
                  <wp:posOffset>1197947</wp:posOffset>
                </wp:positionV>
                <wp:extent cx="1324536" cy="349250"/>
                <wp:effectExtent l="0" t="0" r="9525" b="19050"/>
                <wp:wrapNone/>
                <wp:docPr id="19" name="Straight Connector 19"/>
                <wp:cNvGraphicFramePr/>
                <a:graphic xmlns:a="http://schemas.openxmlformats.org/drawingml/2006/main">
                  <a:graphicData uri="http://schemas.microsoft.com/office/word/2010/wordprocessingShape">
                    <wps:wsp>
                      <wps:cNvCnPr/>
                      <wps:spPr>
                        <a:xfrm flipH="1">
                          <a:off x="0" y="0"/>
                          <a:ext cx="1324536" cy="349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E393F" id="Straight Connector 19"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45pt,94.35pt" to="209.75pt,12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" strokecolor="#4472c4 [3204]" strokeweight=".5pt">
                <v:stroke joinstyle="miter"/>
              </v:line>
            </w:pict>
          </mc:Fallback>
        </mc:AlternateContent>
      </w:r>
      <w:r w:rsidR="00977779">
        <w:rPr>
          <w:noProof/>
        </w:rPr>
        <mc:AlternateContent>
          <mc:Choice Requires="wps">
            <w:drawing>
              <wp:anchor distT="0" distB="0" distL="114300" distR="114300" simplePos="0" relativeHeight="251684864" behindDoc="0" locked="0" layoutInCell="1" allowOverlap="1" wp14:anchorId="5A210B14" wp14:editId="2B39A701">
                <wp:simplePos x="0" y="0"/>
                <wp:positionH relativeFrom="column">
                  <wp:posOffset>-99695</wp:posOffset>
                </wp:positionH>
                <wp:positionV relativeFrom="paragraph">
                  <wp:posOffset>1197947</wp:posOffset>
                </wp:positionV>
                <wp:extent cx="2776818" cy="349624"/>
                <wp:effectExtent l="0" t="0" r="17780" b="19050"/>
                <wp:wrapNone/>
                <wp:docPr id="18" name="Straight Connector 18"/>
                <wp:cNvGraphicFramePr/>
                <a:graphic xmlns:a="http://schemas.openxmlformats.org/drawingml/2006/main">
                  <a:graphicData uri="http://schemas.microsoft.com/office/word/2010/wordprocessingShape">
                    <wps:wsp>
                      <wps:cNvCnPr/>
                      <wps:spPr>
                        <a:xfrm flipH="1">
                          <a:off x="0" y="0"/>
                          <a:ext cx="2776818" cy="3496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A824A0" id="Straight Connector 18"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5pt,94.35pt" to="210.8pt,12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" strokecolor="#4472c4 [3204]" strokeweight=".5pt">
                <v:stroke joinstyle="miter"/>
              </v:line>
            </w:pict>
          </mc:Fallback>
        </mc:AlternateContent>
      </w:r>
      <w:r w:rsidR="00977779">
        <w:rPr>
          <w:noProof/>
        </w:rPr>
        <mc:AlternateContent>
          <mc:Choice Requires="wps">
            <w:drawing>
              <wp:anchor distT="0" distB="0" distL="114300" distR="114300" simplePos="0" relativeHeight="251674624" behindDoc="0" locked="0" layoutInCell="1" allowOverlap="1" wp14:anchorId="38F1B81B" wp14:editId="5DC88CEE">
                <wp:simplePos x="0" y="0"/>
                <wp:positionH relativeFrom="column">
                  <wp:posOffset>-99695</wp:posOffset>
                </wp:positionH>
                <wp:positionV relativeFrom="paragraph">
                  <wp:posOffset>2603052</wp:posOffset>
                </wp:positionV>
                <wp:extent cx="0" cy="416971"/>
                <wp:effectExtent l="63500" t="0" r="50800" b="40640"/>
                <wp:wrapNone/>
                <wp:docPr id="13" name="Straight Arrow Connector 13"/>
                <wp:cNvGraphicFramePr/>
                <a:graphic xmlns:a="http://schemas.openxmlformats.org/drawingml/2006/main">
                  <a:graphicData uri="http://schemas.microsoft.com/office/word/2010/wordprocessingShape">
                    <wps:wsp>
                      <wps:cNvCnPr/>
                      <wps:spPr>
                        <a:xfrm>
                          <a:off x="0" y="0"/>
                          <a:ext cx="0" cy="4169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F5BA59" id="Straight Arrow Connector 13" o:spid="_x0000_s1026" type="#_x0000_t32" style="position:absolute;margin-left:-7.85pt;margin-top:204.95pt;width:0;height:32.8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" strokecolor="#4472c4 [3204]" strokeweight=".5pt">
                <v:stroke endarrow="block" joinstyle="miter"/>
              </v:shape>
            </w:pict>
          </mc:Fallback>
        </mc:AlternateContent>
      </w:r>
      <w:r w:rsidR="00977779">
        <w:rPr>
          <w:noProof/>
        </w:rPr>
        <mc:AlternateContent>
          <mc:Choice Requires="wps">
            <w:drawing>
              <wp:anchor distT="0" distB="0" distL="114300" distR="114300" simplePos="0" relativeHeight="251662336" behindDoc="0" locked="0" layoutInCell="1" allowOverlap="1" wp14:anchorId="710B1F86" wp14:editId="71D36FCF">
                <wp:simplePos x="0" y="0"/>
                <wp:positionH relativeFrom="column">
                  <wp:posOffset>1924087</wp:posOffset>
                </wp:positionH>
                <wp:positionV relativeFrom="paragraph">
                  <wp:posOffset>949176</wp:posOffset>
                </wp:positionV>
                <wp:extent cx="1539352" cy="254560"/>
                <wp:effectExtent l="0" t="0" r="10160" b="12700"/>
                <wp:wrapNone/>
                <wp:docPr id="4" name="Text Box 4"/>
                <wp:cNvGraphicFramePr/>
                <a:graphic xmlns:a="http://schemas.openxmlformats.org/drawingml/2006/main">
                  <a:graphicData uri="http://schemas.microsoft.com/office/word/2010/wordprocessingShape">
                    <wps:wsp>
                      <wps:cNvSpPr txBox="1"/>
                      <wps:spPr>
                        <a:xfrm>
                          <a:off x="0" y="0"/>
                          <a:ext cx="1539352" cy="254560"/>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3CA31363" w14:textId="0C4A4FCC" w:rsidR="00977779" w:rsidRDefault="00977779" w:rsidP="00977779">
                            <w:r>
                              <w:t xml:space="preserve"> GMFCS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B1F86" id="Text Box 4" o:spid="_x0000_s1036" type="#_x0000_t202" style="position:absolute;margin-left:151.5pt;margin-top:74.75pt;width:121.2pt;height:20.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" fillcolor="#9ecb81 [2169]" strokecolor="#70ad47 [3209]" strokeweight=".5pt">
                <v:fill color2="#8ac066 [2617]" rotate="t" colors="0 #b5d5a7;.5 #aace99;1 #9cca86" focus="100%" type="gradient">
                  <o:fill v:ext="view" type="gradientUnscaled"/>
                </v:fill>
                <v:textbox>
                  <w:txbxContent>
                    <w:p w14:paraId="3CA31363" w14:textId="0C4A4FCC" w:rsidR="00977779" w:rsidRDefault="00977779" w:rsidP="00977779">
                      <w:r>
                        <w:t xml:space="preserve"> </w:t>
                      </w:r>
                      <w:r>
                        <w:t>GMFCS 3</w:t>
                      </w:r>
                    </w:p>
                  </w:txbxContent>
                </v:textbox>
              </v:shape>
            </w:pict>
          </mc:Fallback>
        </mc:AlternateContent>
      </w:r>
      <w:r w:rsidR="00977779">
        <w:rPr>
          <w:noProof/>
        </w:rPr>
        <mc:AlternateContent>
          <mc:Choice Requires="wps">
            <w:drawing>
              <wp:anchor distT="0" distB="0" distL="114300" distR="114300" simplePos="0" relativeHeight="251658239" behindDoc="0" locked="0" layoutInCell="1" allowOverlap="1" wp14:anchorId="7FF96CAE" wp14:editId="577540DF">
                <wp:simplePos x="0" y="0"/>
                <wp:positionH relativeFrom="column">
                  <wp:posOffset>2683510</wp:posOffset>
                </wp:positionH>
                <wp:positionV relativeFrom="paragraph">
                  <wp:posOffset>538741</wp:posOffset>
                </wp:positionV>
                <wp:extent cx="0" cy="544232"/>
                <wp:effectExtent l="0" t="0" r="12700" b="14605"/>
                <wp:wrapNone/>
                <wp:docPr id="7" name="Straight Connector 7"/>
                <wp:cNvGraphicFramePr/>
                <a:graphic xmlns:a="http://schemas.openxmlformats.org/drawingml/2006/main">
                  <a:graphicData uri="http://schemas.microsoft.com/office/word/2010/wordprocessingShape">
                    <wps:wsp>
                      <wps:cNvCnPr/>
                      <wps:spPr>
                        <a:xfrm>
                          <a:off x="0" y="0"/>
                          <a:ext cx="0" cy="5442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29DC58" id="Straight Connector 7" o:spid="_x0000_s1026" style="position:absolute;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3pt,42.4pt" to="211.3pt,85.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" strokecolor="#4472c4 [3204]" strokeweight=".5pt">
                <v:stroke joinstyle="miter"/>
              </v:line>
            </w:pict>
          </mc:Fallback>
        </mc:AlternateContent>
      </w:r>
      <w:r w:rsidR="00977779">
        <w:rPr>
          <w:noProof/>
        </w:rPr>
        <mc:AlternateContent>
          <mc:Choice Requires="wps">
            <w:drawing>
              <wp:anchor distT="0" distB="0" distL="114300" distR="114300" simplePos="0" relativeHeight="251659264" behindDoc="0" locked="0" layoutInCell="1" allowOverlap="1" wp14:anchorId="5A687953" wp14:editId="4846A1C6">
                <wp:simplePos x="0" y="0"/>
                <wp:positionH relativeFrom="column">
                  <wp:posOffset>1957705</wp:posOffset>
                </wp:positionH>
                <wp:positionV relativeFrom="paragraph">
                  <wp:posOffset>337334</wp:posOffset>
                </wp:positionV>
                <wp:extent cx="1539240" cy="289112"/>
                <wp:effectExtent l="0" t="0" r="10160" b="15875"/>
                <wp:wrapNone/>
                <wp:docPr id="2" name="Text Box 2"/>
                <wp:cNvGraphicFramePr/>
                <a:graphic xmlns:a="http://schemas.openxmlformats.org/drawingml/2006/main">
                  <a:graphicData uri="http://schemas.microsoft.com/office/word/2010/wordprocessingShape">
                    <wps:wsp>
                      <wps:cNvSpPr txBox="1"/>
                      <wps:spPr>
                        <a:xfrm>
                          <a:off x="0" y="0"/>
                          <a:ext cx="1539240" cy="289112"/>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59981475" w14:textId="2587F54E" w:rsidR="00977779" w:rsidRDefault="00977779">
                            <w:r>
                              <w:t xml:space="preserve">2-4 yaş arası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87953" id="Text Box 2" o:spid="_x0000_s1037" type="#_x0000_t202" style="position:absolute;margin-left:154.15pt;margin-top:26.55pt;width:121.2pt;height:2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" fillcolor="#9ecb81 [2169]" strokecolor="#70ad47 [3209]" strokeweight=".5pt">
                <v:fill color2="#8ac066 [2617]" rotate="t" colors="0 #b5d5a7;.5 #aace99;1 #9cca86" focus="100%" type="gradient">
                  <o:fill v:ext="view" type="gradientUnscaled"/>
                </v:fill>
                <v:textbox>
                  <w:txbxContent>
                    <w:p w14:paraId="59981475" w14:textId="2587F54E" w:rsidR="00977779" w:rsidRDefault="00977779">
                      <w:r>
                        <w:t xml:space="preserve">2-4 yaş arası </w:t>
                      </w:r>
                    </w:p>
                  </w:txbxContent>
                </v:textbox>
              </v:shape>
            </w:pict>
          </mc:Fallback>
        </mc:AlternateContent>
      </w:r>
      <w:r w:rsidR="00977779">
        <w:rPr>
          <w:noProof/>
        </w:rPr>
        <mc:AlternateContent>
          <mc:Choice Requires="wps">
            <w:drawing>
              <wp:anchor distT="0" distB="0" distL="114300" distR="114300" simplePos="0" relativeHeight="251663360" behindDoc="0" locked="0" layoutInCell="1" allowOverlap="1" wp14:anchorId="628C2802" wp14:editId="58B8FEF2">
                <wp:simplePos x="0" y="0"/>
                <wp:positionH relativeFrom="column">
                  <wp:posOffset>2603164</wp:posOffset>
                </wp:positionH>
                <wp:positionV relativeFrom="paragraph">
                  <wp:posOffset>774289</wp:posOffset>
                </wp:positionV>
                <wp:extent cx="0"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1CF5C1" id="Straight Connecto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04.95pt,60.95pt" to="204.95pt,6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" strokecolor="#4472c4 [3204]" strokeweight=".5pt">
                <v:stroke joinstyle="miter"/>
              </v:line>
            </w:pict>
          </mc:Fallback>
        </mc:AlternateContent>
      </w:r>
    </w:p>
    <w:p w14:paraId="46048538" w14:textId="77777777" w:rsidR="00034BE7" w:rsidRPr="00034BE7" w:rsidRDefault="00034BE7" w:rsidP="00034BE7"/>
    <w:p w14:paraId="21640AC7" w14:textId="42A43371" w:rsidR="00034BE7" w:rsidRPr="00034BE7" w:rsidRDefault="00034BE7" w:rsidP="00034BE7"/>
    <w:p w14:paraId="54CF4524" w14:textId="46049CDD" w:rsidR="00034BE7" w:rsidRPr="00034BE7" w:rsidRDefault="00034BE7" w:rsidP="00034BE7"/>
    <w:p w14:paraId="3CA76812" w14:textId="23822AD4" w:rsidR="00034BE7" w:rsidRPr="00034BE7" w:rsidRDefault="00034BE7" w:rsidP="00034BE7"/>
    <w:p w14:paraId="0DA24056" w14:textId="36C1A8E9" w:rsidR="00034BE7" w:rsidRPr="00034BE7" w:rsidRDefault="00034BE7" w:rsidP="00034BE7"/>
    <w:p w14:paraId="7E591722" w14:textId="60558DF4" w:rsidR="00034BE7" w:rsidRPr="00034BE7" w:rsidRDefault="00DB493C" w:rsidP="00034BE7">
      <w:r>
        <w:rPr>
          <w:noProof/>
        </w:rPr>
        <mc:AlternateContent>
          <mc:Choice Requires="wps">
            <w:drawing>
              <wp:anchor distT="0" distB="0" distL="114300" distR="114300" simplePos="0" relativeHeight="251768832" behindDoc="0" locked="0" layoutInCell="1" allowOverlap="1" wp14:anchorId="63C6C533" wp14:editId="657D8901">
                <wp:simplePos x="0" y="0"/>
                <wp:positionH relativeFrom="column">
                  <wp:posOffset>2697293</wp:posOffset>
                </wp:positionH>
                <wp:positionV relativeFrom="paragraph">
                  <wp:posOffset>74892</wp:posOffset>
                </wp:positionV>
                <wp:extent cx="3650877" cy="376517"/>
                <wp:effectExtent l="0" t="0" r="19685" b="17780"/>
                <wp:wrapNone/>
                <wp:docPr id="70" name="Straight Connector 70"/>
                <wp:cNvGraphicFramePr/>
                <a:graphic xmlns:a="http://schemas.openxmlformats.org/drawingml/2006/main">
                  <a:graphicData uri="http://schemas.microsoft.com/office/word/2010/wordprocessingShape">
                    <wps:wsp>
                      <wps:cNvCnPr/>
                      <wps:spPr>
                        <a:xfrm>
                          <a:off x="0" y="0"/>
                          <a:ext cx="3650877" cy="3765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243D4E" id="Straight Connector 70"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4pt,5.9pt" to="499.85pt,35.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" strokecolor="#4472c4 [3204]" strokeweight=".5pt">
                <v:stroke joinstyle="miter"/>
              </v:line>
            </w:pict>
          </mc:Fallback>
        </mc:AlternateContent>
      </w:r>
    </w:p>
    <w:p w14:paraId="4086BF1D" w14:textId="3D03318A" w:rsidR="00034BE7" w:rsidRPr="00034BE7" w:rsidRDefault="00034BE7" w:rsidP="00034BE7"/>
    <w:p w14:paraId="22114702" w14:textId="7D896212" w:rsidR="00034BE7" w:rsidRPr="00034BE7" w:rsidRDefault="00DB493C" w:rsidP="00034BE7">
      <w:r w:rsidRPr="00DB493C">
        <w:rPr>
          <w:noProof/>
        </w:rPr>
        <mc:AlternateContent>
          <mc:Choice Requires="wps">
            <w:drawing>
              <wp:anchor distT="0" distB="0" distL="114300" distR="114300" simplePos="0" relativeHeight="251764736" behindDoc="0" locked="0" layoutInCell="1" allowOverlap="1" wp14:anchorId="12172D3D" wp14:editId="27C49C95">
                <wp:simplePos x="0" y="0"/>
                <wp:positionH relativeFrom="column">
                  <wp:posOffset>6024319</wp:posOffset>
                </wp:positionH>
                <wp:positionV relativeFrom="paragraph">
                  <wp:posOffset>78143</wp:posOffset>
                </wp:positionV>
                <wp:extent cx="920750" cy="571500"/>
                <wp:effectExtent l="0" t="0" r="19050" b="12700"/>
                <wp:wrapNone/>
                <wp:docPr id="67" name="Text Box 67"/>
                <wp:cNvGraphicFramePr/>
                <a:graphic xmlns:a="http://schemas.openxmlformats.org/drawingml/2006/main">
                  <a:graphicData uri="http://schemas.microsoft.com/office/word/2010/wordprocessingShape">
                    <wps:wsp>
                      <wps:cNvSpPr txBox="1"/>
                      <wps:spPr>
                        <a:xfrm>
                          <a:off x="0" y="0"/>
                          <a:ext cx="920750" cy="571500"/>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134954BA" w14:textId="3AFF6F82" w:rsidR="00DB493C" w:rsidRDefault="00DB493C" w:rsidP="00DB493C">
                            <w:r>
                              <w:t xml:space="preserve">Yardımcı cihaz önerileri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72D3D" id="Text Box 67" o:spid="_x0000_s1038" type="#_x0000_t202" style="position:absolute;margin-left:474.35pt;margin-top:6.15pt;width:72.5pt;height:4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" fillcolor="#9ecb81 [2169]" strokecolor="#70ad47 [3209]" strokeweight=".5pt">
                <v:fill color2="#8ac066 [2617]" rotate="t" colors="0 #b5d5a7;.5 #aace99;1 #9cca86" focus="100%" type="gradient">
                  <o:fill v:ext="view" type="gradientUnscaled"/>
                </v:fill>
                <v:textbox>
                  <w:txbxContent>
                    <w:p w14:paraId="134954BA" w14:textId="3AFF6F82" w:rsidR="00DB493C" w:rsidRDefault="00DB493C" w:rsidP="00DB493C">
                      <w:r>
                        <w:t>Yardımcı cihaz önerileri</w:t>
                      </w:r>
                      <w:r>
                        <w:t xml:space="preserve"> </w:t>
                      </w:r>
                    </w:p>
                  </w:txbxContent>
                </v:textbox>
              </v:shape>
            </w:pict>
          </mc:Fallback>
        </mc:AlternateContent>
      </w:r>
    </w:p>
    <w:p w14:paraId="599ADB1A" w14:textId="4F598096" w:rsidR="00034BE7" w:rsidRPr="00034BE7" w:rsidRDefault="00034BE7" w:rsidP="00034BE7"/>
    <w:p w14:paraId="7FF17682" w14:textId="77777777" w:rsidR="00034BE7" w:rsidRPr="00034BE7" w:rsidRDefault="00034BE7" w:rsidP="00034BE7"/>
    <w:p w14:paraId="1E3EC119" w14:textId="6D5C49C4" w:rsidR="00034BE7" w:rsidRDefault="00034BE7" w:rsidP="00034BE7"/>
    <w:p w14:paraId="0886DDD1" w14:textId="33C71C72" w:rsidR="00034BE7" w:rsidRDefault="00DB493C" w:rsidP="00034BE7">
      <w:pPr>
        <w:tabs>
          <w:tab w:val="left" w:pos="2234"/>
          <w:tab w:val="center" w:pos="4533"/>
          <w:tab w:val="left" w:pos="7052"/>
          <w:tab w:val="right" w:pos="9066"/>
        </w:tabs>
      </w:pPr>
      <w:r w:rsidRPr="00DB493C">
        <w:rPr>
          <w:noProof/>
        </w:rPr>
        <mc:AlternateContent>
          <mc:Choice Requires="wps">
            <w:drawing>
              <wp:anchor distT="0" distB="0" distL="114300" distR="114300" simplePos="0" relativeHeight="251765760" behindDoc="0" locked="0" layoutInCell="1" allowOverlap="1" wp14:anchorId="17468267" wp14:editId="36EFEAD4">
                <wp:simplePos x="0" y="0"/>
                <wp:positionH relativeFrom="column">
                  <wp:posOffset>6028055</wp:posOffset>
                </wp:positionH>
                <wp:positionV relativeFrom="paragraph">
                  <wp:posOffset>226060</wp:posOffset>
                </wp:positionV>
                <wp:extent cx="967740" cy="665480"/>
                <wp:effectExtent l="0" t="0" r="10160" b="7620"/>
                <wp:wrapNone/>
                <wp:docPr id="68" name="Text Box 68"/>
                <wp:cNvGraphicFramePr/>
                <a:graphic xmlns:a="http://schemas.openxmlformats.org/drawingml/2006/main">
                  <a:graphicData uri="http://schemas.microsoft.com/office/word/2010/wordprocessingShape">
                    <wps:wsp>
                      <wps:cNvSpPr txBox="1"/>
                      <wps:spPr>
                        <a:xfrm>
                          <a:off x="0" y="0"/>
                          <a:ext cx="967740" cy="665480"/>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755CB4B0" w14:textId="77777777" w:rsidR="00DB493C" w:rsidRDefault="00DB493C" w:rsidP="00DB493C">
                            <w:r>
                              <w:t>Genel bilgi 5</w:t>
                            </w:r>
                          </w:p>
                          <w:p w14:paraId="008CBCA7" w14:textId="06588158" w:rsidR="00DB493C" w:rsidRDefault="00DB493C" w:rsidP="00DB493C">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68267" id="Text Box 68" o:spid="_x0000_s1039" type="#_x0000_t202" style="position:absolute;margin-left:474.65pt;margin-top:17.8pt;width:76.2pt;height:52.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" fillcolor="#9ecb81 [2169]" strokecolor="#70ad47 [3209]" strokeweight=".5pt">
                <v:fill color2="#8ac066 [2617]" rotate="t" colors="0 #b5d5a7;.5 #aace99;1 #9cca86" focus="100%" type="gradient">
                  <o:fill v:ext="view" type="gradientUnscaled"/>
                </v:fill>
                <v:textbox>
                  <w:txbxContent>
                    <w:p w14:paraId="755CB4B0" w14:textId="77777777" w:rsidR="00DB493C" w:rsidRDefault="00DB493C" w:rsidP="00DB493C">
                      <w:r>
                        <w:t>Genel bilgi 5</w:t>
                      </w:r>
                    </w:p>
                    <w:p w14:paraId="008CBCA7" w14:textId="06588158" w:rsidR="00DB493C" w:rsidRDefault="00DB493C" w:rsidP="00DB493C">
                      <w:r>
                        <w:t>6….</w:t>
                      </w:r>
                    </w:p>
                  </w:txbxContent>
                </v:textbox>
              </v:shape>
            </w:pict>
          </mc:Fallback>
        </mc:AlternateContent>
      </w:r>
      <w:r w:rsidRPr="00DB493C">
        <w:rPr>
          <w:noProof/>
        </w:rPr>
        <mc:AlternateContent>
          <mc:Choice Requires="wps">
            <w:drawing>
              <wp:anchor distT="0" distB="0" distL="114300" distR="114300" simplePos="0" relativeHeight="251766784" behindDoc="0" locked="0" layoutInCell="1" allowOverlap="1" wp14:anchorId="73FD4C88" wp14:editId="055F5FEE">
                <wp:simplePos x="0" y="0"/>
                <wp:positionH relativeFrom="column">
                  <wp:posOffset>5882640</wp:posOffset>
                </wp:positionH>
                <wp:positionV relativeFrom="paragraph">
                  <wp:posOffset>1370965</wp:posOffset>
                </wp:positionV>
                <wp:extent cx="860425" cy="846455"/>
                <wp:effectExtent l="0" t="0" r="15875" b="17145"/>
                <wp:wrapNone/>
                <wp:docPr id="69" name="Text Box 69"/>
                <wp:cNvGraphicFramePr/>
                <a:graphic xmlns:a="http://schemas.openxmlformats.org/drawingml/2006/main">
                  <a:graphicData uri="http://schemas.microsoft.com/office/word/2010/wordprocessingShape">
                    <wps:wsp>
                      <wps:cNvSpPr txBox="1"/>
                      <wps:spPr>
                        <a:xfrm>
                          <a:off x="0" y="0"/>
                          <a:ext cx="860425" cy="846455"/>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2886A3F2" w14:textId="471DD8E8" w:rsidR="00DB493C" w:rsidRDefault="00DB493C" w:rsidP="00DB493C">
                            <w:r>
                              <w:t>Aktiviteler sırasında yardımcı cihaz kullanım önerileri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D4C88" id="Text Box 69" o:spid="_x0000_s1040" type="#_x0000_t202" style="position:absolute;margin-left:463.2pt;margin-top:107.95pt;width:67.75pt;height:66.6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" fillcolor="#9ecb81 [2169]" strokecolor="#70ad47 [3209]" strokeweight=".5pt">
                <v:fill color2="#8ac066 [2617]" rotate="t" colors="0 #b5d5a7;.5 #aace99;1 #9cca86" focus="100%" type="gradient">
                  <o:fill v:ext="view" type="gradientUnscaled"/>
                </v:fill>
                <v:textbox>
                  <w:txbxContent>
                    <w:p w14:paraId="2886A3F2" w14:textId="471DD8E8" w:rsidR="00DB493C" w:rsidRDefault="00DB493C" w:rsidP="00DB493C">
                      <w:r>
                        <w:t>Aktiviteler sırasında yardımcı cihaz kullanım önerileri</w:t>
                      </w:r>
                    </w:p>
                  </w:txbxContent>
                </v:textbox>
              </v:shape>
            </w:pict>
          </mc:Fallback>
        </mc:AlternateContent>
      </w:r>
      <w:r w:rsidR="00034BE7">
        <w:t>enter</w:t>
      </w:r>
      <w:r w:rsidR="00034BE7">
        <w:tab/>
        <w:t>enter</w:t>
      </w:r>
      <w:r w:rsidR="00034BE7">
        <w:tab/>
        <w:t>enter</w:t>
      </w:r>
      <w:r w:rsidR="00034BE7">
        <w:tab/>
        <w:t>enter</w:t>
      </w:r>
    </w:p>
    <w:p w14:paraId="15455EA4" w14:textId="5D5F803A" w:rsidR="00034BE7" w:rsidRPr="00034BE7" w:rsidRDefault="00034BE7" w:rsidP="00034BE7"/>
    <w:p w14:paraId="0B59CB43" w14:textId="77777777" w:rsidR="00034BE7" w:rsidRPr="00034BE7" w:rsidRDefault="00034BE7" w:rsidP="00034BE7"/>
    <w:p w14:paraId="7D1E211C" w14:textId="77777777" w:rsidR="00034BE7" w:rsidRPr="00034BE7" w:rsidRDefault="00034BE7" w:rsidP="00034BE7"/>
    <w:p w14:paraId="1E3982F8" w14:textId="07E92DBB" w:rsidR="00034BE7" w:rsidRDefault="00034BE7" w:rsidP="00034BE7"/>
    <w:p w14:paraId="178C0A78" w14:textId="727A6586" w:rsidR="00034BE7" w:rsidRDefault="00034BE7" w:rsidP="00034BE7"/>
    <w:p w14:paraId="42B3AD34" w14:textId="35AB4EB5" w:rsidR="00034BE7" w:rsidRPr="00034BE7" w:rsidRDefault="00034BE7" w:rsidP="00034BE7">
      <w:pPr>
        <w:tabs>
          <w:tab w:val="left" w:pos="720"/>
          <w:tab w:val="left" w:pos="2552"/>
          <w:tab w:val="center" w:pos="4533"/>
          <w:tab w:val="left" w:pos="6798"/>
        </w:tabs>
      </w:pPr>
      <w:r>
        <w:rPr>
          <w:noProof/>
        </w:rPr>
        <mc:AlternateContent>
          <mc:Choice Requires="wps">
            <w:drawing>
              <wp:anchor distT="0" distB="0" distL="114300" distR="114300" simplePos="0" relativeHeight="251730944" behindDoc="0" locked="0" layoutInCell="1" allowOverlap="1" wp14:anchorId="5946FECC" wp14:editId="11E26C35">
                <wp:simplePos x="0" y="0"/>
                <wp:positionH relativeFrom="column">
                  <wp:posOffset>-765323</wp:posOffset>
                </wp:positionH>
                <wp:positionV relativeFrom="paragraph">
                  <wp:posOffset>256615</wp:posOffset>
                </wp:positionV>
                <wp:extent cx="1028700" cy="847015"/>
                <wp:effectExtent l="0" t="0" r="12700" b="17145"/>
                <wp:wrapNone/>
                <wp:docPr id="43" name="Text Box 43"/>
                <wp:cNvGraphicFramePr/>
                <a:graphic xmlns:a="http://schemas.openxmlformats.org/drawingml/2006/main">
                  <a:graphicData uri="http://schemas.microsoft.com/office/word/2010/wordprocessingShape">
                    <wps:wsp>
                      <wps:cNvSpPr txBox="1"/>
                      <wps:spPr>
                        <a:xfrm>
                          <a:off x="0" y="0"/>
                          <a:ext cx="1028700" cy="847015"/>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7E24E75D" w14:textId="24414168" w:rsidR="00E54AFC" w:rsidRDefault="00E54AFC" w:rsidP="00E54AFC">
                            <w:r>
                              <w:t xml:space="preserve">Kaba motor gelişimini destekleyecek aktivite önerileri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6FECC" id="Text Box 43" o:spid="_x0000_s1041" type="#_x0000_t202" style="position:absolute;margin-left:-60.25pt;margin-top:20.2pt;width:81pt;height:66.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" fillcolor="#9ecb81 [2169]" strokecolor="#70ad47 [3209]" strokeweight=".5pt">
                <v:fill color2="#8ac066 [2617]" rotate="t" colors="0 #b5d5a7;.5 #aace99;1 #9cca86" focus="100%" type="gradient">
                  <o:fill v:ext="view" type="gradientUnscaled"/>
                </v:fill>
                <v:textbox>
                  <w:txbxContent>
                    <w:p w14:paraId="7E24E75D" w14:textId="24414168" w:rsidR="00E54AFC" w:rsidRDefault="00E54AFC" w:rsidP="00E54AFC">
                      <w:r>
                        <w:t xml:space="preserve">Kaba motor gelişimini destekleyecek aktivite önerileri </w:t>
                      </w:r>
                    </w:p>
                  </w:txbxContent>
                </v:textbox>
              </v:shape>
            </w:pict>
          </mc:Fallback>
        </mc:AlternateContent>
      </w:r>
      <w:r>
        <w:t>enter</w:t>
      </w:r>
      <w:r>
        <w:tab/>
        <w:t xml:space="preserve">                           enter                                    enter                       enter                           enter</w:t>
      </w:r>
    </w:p>
    <w:p w14:paraId="5C95ADE7" w14:textId="56DB6471" w:rsidR="00034BE7" w:rsidRDefault="00DB493C" w:rsidP="00034BE7">
      <w:pPr>
        <w:tabs>
          <w:tab w:val="left" w:pos="2404"/>
        </w:tabs>
      </w:pPr>
      <w:r w:rsidRPr="00E54AFC">
        <w:rPr>
          <w:noProof/>
        </w:rPr>
        <mc:AlternateContent>
          <mc:Choice Requires="wps">
            <w:drawing>
              <wp:anchor distT="0" distB="0" distL="114300" distR="114300" simplePos="0" relativeHeight="251752448" behindDoc="0" locked="0" layoutInCell="1" allowOverlap="1" wp14:anchorId="34DC86CA" wp14:editId="365DF184">
                <wp:simplePos x="0" y="0"/>
                <wp:positionH relativeFrom="column">
                  <wp:posOffset>4801759</wp:posOffset>
                </wp:positionH>
                <wp:positionV relativeFrom="paragraph">
                  <wp:posOffset>63836</wp:posOffset>
                </wp:positionV>
                <wp:extent cx="860612" cy="846455"/>
                <wp:effectExtent l="0" t="0" r="15875" b="17145"/>
                <wp:wrapNone/>
                <wp:docPr id="59" name="Text Box 59"/>
                <wp:cNvGraphicFramePr/>
                <a:graphic xmlns:a="http://schemas.openxmlformats.org/drawingml/2006/main">
                  <a:graphicData uri="http://schemas.microsoft.com/office/word/2010/wordprocessingShape">
                    <wps:wsp>
                      <wps:cNvSpPr txBox="1"/>
                      <wps:spPr>
                        <a:xfrm>
                          <a:off x="0" y="0"/>
                          <a:ext cx="860612" cy="846455"/>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361F5C0B" w14:textId="30E137E1" w:rsidR="00E54AFC" w:rsidRDefault="00E54AFC" w:rsidP="00E54AFC">
                            <w:r>
                              <w:t xml:space="preserve">Sosyal katılımı destekleyecek aktivite önerileri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C86CA" id="Text Box 59" o:spid="_x0000_s1042" type="#_x0000_t202" style="position:absolute;margin-left:378.1pt;margin-top:5.05pt;width:67.75pt;height:66.6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" fillcolor="#9ecb81 [2169]" strokecolor="#70ad47 [3209]" strokeweight=".5pt">
                <v:fill color2="#8ac066 [2617]" rotate="t" colors="0 #b5d5a7;.5 #aace99;1 #9cca86" focus="100%" type="gradient">
                  <o:fill v:ext="view" type="gradientUnscaled"/>
                </v:fill>
                <v:textbox>
                  <w:txbxContent>
                    <w:p w14:paraId="361F5C0B" w14:textId="30E137E1" w:rsidR="00E54AFC" w:rsidRDefault="00E54AFC" w:rsidP="00E54AFC">
                      <w:r>
                        <w:t>Sosyal katılımı</w:t>
                      </w:r>
                      <w:r>
                        <w:t xml:space="preserve"> destekleyecek aktivite önerileri </w:t>
                      </w:r>
                    </w:p>
                  </w:txbxContent>
                </v:textbox>
              </v:shape>
            </w:pict>
          </mc:Fallback>
        </mc:AlternateContent>
      </w:r>
      <w:r w:rsidRPr="00E54AFC">
        <w:rPr>
          <w:noProof/>
        </w:rPr>
        <mc:AlternateContent>
          <mc:Choice Requires="wps">
            <w:drawing>
              <wp:anchor distT="0" distB="0" distL="114300" distR="114300" simplePos="0" relativeHeight="251748352" behindDoc="0" locked="0" layoutInCell="1" allowOverlap="1" wp14:anchorId="47CDDD3C" wp14:editId="4D071AA3">
                <wp:simplePos x="0" y="0"/>
                <wp:positionH relativeFrom="column">
                  <wp:posOffset>3376371</wp:posOffset>
                </wp:positionH>
                <wp:positionV relativeFrom="paragraph">
                  <wp:posOffset>63836</wp:posOffset>
                </wp:positionV>
                <wp:extent cx="968188" cy="846455"/>
                <wp:effectExtent l="0" t="0" r="10160" b="17145"/>
                <wp:wrapNone/>
                <wp:docPr id="56" name="Text Box 56"/>
                <wp:cNvGraphicFramePr/>
                <a:graphic xmlns:a="http://schemas.openxmlformats.org/drawingml/2006/main">
                  <a:graphicData uri="http://schemas.microsoft.com/office/word/2010/wordprocessingShape">
                    <wps:wsp>
                      <wps:cNvSpPr txBox="1"/>
                      <wps:spPr>
                        <a:xfrm>
                          <a:off x="0" y="0"/>
                          <a:ext cx="968188" cy="846455"/>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22752352" w14:textId="67237C4D" w:rsidR="00E54AFC" w:rsidRDefault="00E54AFC" w:rsidP="00E54AFC">
                            <w:r>
                              <w:t xml:space="preserve">Ev içi aktivite önerileri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DDD3C" id="Text Box 56" o:spid="_x0000_s1043" type="#_x0000_t202" style="position:absolute;margin-left:265.85pt;margin-top:5.05pt;width:76.25pt;height:66.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" fillcolor="#9ecb81 [2169]" strokecolor="#70ad47 [3209]" strokeweight=".5pt">
                <v:fill color2="#8ac066 [2617]" rotate="t" colors="0 #b5d5a7;.5 #aace99;1 #9cca86" focus="100%" type="gradient">
                  <o:fill v:ext="view" type="gradientUnscaled"/>
                </v:fill>
                <v:textbox>
                  <w:txbxContent>
                    <w:p w14:paraId="22752352" w14:textId="67237C4D" w:rsidR="00E54AFC" w:rsidRDefault="00E54AFC" w:rsidP="00E54AFC">
                      <w:r>
                        <w:t>Ev içi aktivite</w:t>
                      </w:r>
                      <w:r>
                        <w:t xml:space="preserve"> önerileri </w:t>
                      </w:r>
                    </w:p>
                  </w:txbxContent>
                </v:textbox>
              </v:shape>
            </w:pict>
          </mc:Fallback>
        </mc:AlternateContent>
      </w:r>
      <w:r w:rsidRPr="00E54AFC">
        <w:rPr>
          <w:noProof/>
        </w:rPr>
        <mc:AlternateContent>
          <mc:Choice Requires="wps">
            <w:drawing>
              <wp:anchor distT="0" distB="0" distL="114300" distR="114300" simplePos="0" relativeHeight="251744256" behindDoc="0" locked="0" layoutInCell="1" allowOverlap="1" wp14:anchorId="2EE6A098" wp14:editId="2495B635">
                <wp:simplePos x="0" y="0"/>
                <wp:positionH relativeFrom="column">
                  <wp:posOffset>1998046</wp:posOffset>
                </wp:positionH>
                <wp:positionV relativeFrom="paragraph">
                  <wp:posOffset>63836</wp:posOffset>
                </wp:positionV>
                <wp:extent cx="940697" cy="846455"/>
                <wp:effectExtent l="0" t="0" r="12065" b="17145"/>
                <wp:wrapNone/>
                <wp:docPr id="53" name="Text Box 53"/>
                <wp:cNvGraphicFramePr/>
                <a:graphic xmlns:a="http://schemas.openxmlformats.org/drawingml/2006/main">
                  <a:graphicData uri="http://schemas.microsoft.com/office/word/2010/wordprocessingShape">
                    <wps:wsp>
                      <wps:cNvSpPr txBox="1"/>
                      <wps:spPr>
                        <a:xfrm>
                          <a:off x="0" y="0"/>
                          <a:ext cx="940697" cy="846455"/>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29E2826D" w14:textId="0290C8D7" w:rsidR="00E54AFC" w:rsidRDefault="00E54AFC" w:rsidP="00E54AFC">
                            <w:r>
                              <w:t xml:space="preserve">Oyun aktivite önerileri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6A098" id="Text Box 53" o:spid="_x0000_s1044" type="#_x0000_t202" style="position:absolute;margin-left:157.35pt;margin-top:5.05pt;width:74.05pt;height:66.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" fillcolor="#9ecb81 [2169]" strokecolor="#70ad47 [3209]" strokeweight=".5pt">
                <v:fill color2="#8ac066 [2617]" rotate="t" colors="0 #b5d5a7;.5 #aace99;1 #9cca86" focus="100%" type="gradient">
                  <o:fill v:ext="view" type="gradientUnscaled"/>
                </v:fill>
                <v:textbox>
                  <w:txbxContent>
                    <w:p w14:paraId="29E2826D" w14:textId="0290C8D7" w:rsidR="00E54AFC" w:rsidRDefault="00E54AFC" w:rsidP="00E54AFC">
                      <w:r>
                        <w:t>Oyun</w:t>
                      </w:r>
                      <w:r>
                        <w:t xml:space="preserve"> aktivite önerileri </w:t>
                      </w:r>
                    </w:p>
                  </w:txbxContent>
                </v:textbox>
              </v:shape>
            </w:pict>
          </mc:Fallback>
        </mc:AlternateContent>
      </w:r>
      <w:r w:rsidRPr="00E54AFC">
        <w:rPr>
          <w:noProof/>
        </w:rPr>
        <mc:AlternateContent>
          <mc:Choice Requires="wps">
            <w:drawing>
              <wp:anchor distT="0" distB="0" distL="114300" distR="114300" simplePos="0" relativeHeight="251740160" behindDoc="0" locked="0" layoutInCell="1" allowOverlap="1" wp14:anchorId="5E207F5D" wp14:editId="1E7BE4AD">
                <wp:simplePos x="0" y="0"/>
                <wp:positionH relativeFrom="column">
                  <wp:posOffset>613000</wp:posOffset>
                </wp:positionH>
                <wp:positionV relativeFrom="paragraph">
                  <wp:posOffset>70560</wp:posOffset>
                </wp:positionV>
                <wp:extent cx="860612" cy="846455"/>
                <wp:effectExtent l="0" t="0" r="15875" b="17145"/>
                <wp:wrapNone/>
                <wp:docPr id="50" name="Text Box 50"/>
                <wp:cNvGraphicFramePr/>
                <a:graphic xmlns:a="http://schemas.openxmlformats.org/drawingml/2006/main">
                  <a:graphicData uri="http://schemas.microsoft.com/office/word/2010/wordprocessingShape">
                    <wps:wsp>
                      <wps:cNvSpPr txBox="1"/>
                      <wps:spPr>
                        <a:xfrm>
                          <a:off x="0" y="0"/>
                          <a:ext cx="860612" cy="846455"/>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0539ACE6" w14:textId="0942855E" w:rsidR="00E54AFC" w:rsidRDefault="00E54AFC" w:rsidP="00E54AFC">
                            <w:r>
                              <w:t xml:space="preserve">İnce motor gelişimini destekleyecek aktivite önerileri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07F5D" id="Text Box 50" o:spid="_x0000_s1045" type="#_x0000_t202" style="position:absolute;margin-left:48.25pt;margin-top:5.55pt;width:67.75pt;height:66.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" fillcolor="#9ecb81 [2169]" strokecolor="#70ad47 [3209]" strokeweight=".5pt">
                <v:fill color2="#8ac066 [2617]" rotate="t" colors="0 #b5d5a7;.5 #aace99;1 #9cca86" focus="100%" type="gradient">
                  <o:fill v:ext="view" type="gradientUnscaled"/>
                </v:fill>
                <v:textbox>
                  <w:txbxContent>
                    <w:p w14:paraId="0539ACE6" w14:textId="0942855E" w:rsidR="00E54AFC" w:rsidRDefault="00E54AFC" w:rsidP="00E54AFC">
                      <w:r>
                        <w:t xml:space="preserve">İnce </w:t>
                      </w:r>
                      <w:r>
                        <w:t xml:space="preserve">motor gelişimini destekleyecek aktivite önerileri </w:t>
                      </w:r>
                    </w:p>
                  </w:txbxContent>
                </v:textbox>
              </v:shape>
            </w:pict>
          </mc:Fallback>
        </mc:AlternateContent>
      </w:r>
      <w:r w:rsidR="00034BE7">
        <w:rPr>
          <w:noProof/>
        </w:rPr>
        <mc:AlternateContent>
          <mc:Choice Requires="wps">
            <w:drawing>
              <wp:anchor distT="0" distB="0" distL="114300" distR="114300" simplePos="0" relativeHeight="251696128" behindDoc="0" locked="0" layoutInCell="1" allowOverlap="1" wp14:anchorId="1F5AD3FA" wp14:editId="12007706">
                <wp:simplePos x="0" y="0"/>
                <wp:positionH relativeFrom="column">
                  <wp:posOffset>-461645</wp:posOffset>
                </wp:positionH>
                <wp:positionV relativeFrom="paragraph">
                  <wp:posOffset>1360170</wp:posOffset>
                </wp:positionV>
                <wp:extent cx="812800" cy="705485"/>
                <wp:effectExtent l="0" t="0" r="12700" b="18415"/>
                <wp:wrapNone/>
                <wp:docPr id="24" name="Oval 24"/>
                <wp:cNvGraphicFramePr/>
                <a:graphic xmlns:a="http://schemas.openxmlformats.org/drawingml/2006/main">
                  <a:graphicData uri="http://schemas.microsoft.com/office/word/2010/wordprocessingShape">
                    <wps:wsp>
                      <wps:cNvSpPr/>
                      <wps:spPr>
                        <a:xfrm>
                          <a:off x="0" y="0"/>
                          <a:ext cx="812800" cy="7054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AC49C7" w14:textId="5BD98167" w:rsidR="00E54AFC" w:rsidRDefault="00E54AFC" w:rsidP="00E54AFC">
                            <w:pPr>
                              <w:jc w:val="center"/>
                            </w:pPr>
                            <w:r>
                              <w:t>Video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5AD3FA" id="Oval 24" o:spid="_x0000_s1046" style="position:absolute;margin-left:-36.35pt;margin-top:107.1pt;width:64pt;height:55.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" fillcolor="#4472c4 [3204]" strokecolor="#1f3763 [1604]" strokeweight="1pt">
                <v:stroke joinstyle="miter"/>
                <v:textbox>
                  <w:txbxContent>
                    <w:p w14:paraId="7DAC49C7" w14:textId="5BD98167" w:rsidR="00E54AFC" w:rsidRDefault="00E54AFC" w:rsidP="00E54AFC">
                      <w:pPr>
                        <w:jc w:val="center"/>
                      </w:pPr>
                      <w:r>
                        <w:t>Video 1</w:t>
                      </w:r>
                    </w:p>
                  </w:txbxContent>
                </v:textbox>
              </v:oval>
            </w:pict>
          </mc:Fallback>
        </mc:AlternateContent>
      </w:r>
      <w:r w:rsidR="00034BE7">
        <w:rPr>
          <w:noProof/>
        </w:rPr>
        <mc:AlternateContent>
          <mc:Choice Requires="wps">
            <w:drawing>
              <wp:anchor distT="0" distB="0" distL="114300" distR="114300" simplePos="0" relativeHeight="251698176" behindDoc="0" locked="0" layoutInCell="1" allowOverlap="1" wp14:anchorId="67D0C103" wp14:editId="36E2E12B">
                <wp:simplePos x="0" y="0"/>
                <wp:positionH relativeFrom="column">
                  <wp:posOffset>-462280</wp:posOffset>
                </wp:positionH>
                <wp:positionV relativeFrom="paragraph">
                  <wp:posOffset>2059940</wp:posOffset>
                </wp:positionV>
                <wp:extent cx="812800" cy="705485"/>
                <wp:effectExtent l="0" t="0" r="12700" b="18415"/>
                <wp:wrapNone/>
                <wp:docPr id="26" name="Oval 26"/>
                <wp:cNvGraphicFramePr/>
                <a:graphic xmlns:a="http://schemas.openxmlformats.org/drawingml/2006/main">
                  <a:graphicData uri="http://schemas.microsoft.com/office/word/2010/wordprocessingShape">
                    <wps:wsp>
                      <wps:cNvSpPr/>
                      <wps:spPr>
                        <a:xfrm>
                          <a:off x="0" y="0"/>
                          <a:ext cx="812800" cy="7054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5D27AB" w14:textId="3E3FF219" w:rsidR="00E54AFC" w:rsidRDefault="00E54AFC" w:rsidP="00E54AFC">
                            <w:pPr>
                              <w:jc w:val="center"/>
                            </w:pPr>
                            <w:r>
                              <w:t>Video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D0C103" id="Oval 26" o:spid="_x0000_s1047" style="position:absolute;margin-left:-36.4pt;margin-top:162.2pt;width:64pt;height:55.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" fillcolor="#4472c4 [3204]" strokecolor="#1f3763 [1604]" strokeweight="1pt">
                <v:stroke joinstyle="miter"/>
                <v:textbox>
                  <w:txbxContent>
                    <w:p w14:paraId="255D27AB" w14:textId="3E3FF219" w:rsidR="00E54AFC" w:rsidRDefault="00E54AFC" w:rsidP="00E54AFC">
                      <w:pPr>
                        <w:jc w:val="center"/>
                      </w:pPr>
                      <w:r>
                        <w:t>Video 2</w:t>
                      </w:r>
                    </w:p>
                  </w:txbxContent>
                </v:textbox>
              </v:oval>
            </w:pict>
          </mc:Fallback>
        </mc:AlternateContent>
      </w:r>
      <w:r w:rsidR="00034BE7">
        <w:rPr>
          <w:noProof/>
        </w:rPr>
        <mc:AlternateContent>
          <mc:Choice Requires="wps">
            <w:drawing>
              <wp:anchor distT="0" distB="0" distL="114300" distR="114300" simplePos="0" relativeHeight="251702272" behindDoc="0" locked="0" layoutInCell="1" allowOverlap="1" wp14:anchorId="0CEADCD1" wp14:editId="38E50D1B">
                <wp:simplePos x="0" y="0"/>
                <wp:positionH relativeFrom="column">
                  <wp:posOffset>-462280</wp:posOffset>
                </wp:positionH>
                <wp:positionV relativeFrom="paragraph">
                  <wp:posOffset>2806065</wp:posOffset>
                </wp:positionV>
                <wp:extent cx="812800" cy="705485"/>
                <wp:effectExtent l="0" t="0" r="12700" b="18415"/>
                <wp:wrapNone/>
                <wp:docPr id="28" name="Oval 28"/>
                <wp:cNvGraphicFramePr/>
                <a:graphic xmlns:a="http://schemas.openxmlformats.org/drawingml/2006/main">
                  <a:graphicData uri="http://schemas.microsoft.com/office/word/2010/wordprocessingShape">
                    <wps:wsp>
                      <wps:cNvSpPr/>
                      <wps:spPr>
                        <a:xfrm>
                          <a:off x="0" y="0"/>
                          <a:ext cx="812800" cy="7054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33A15A" w14:textId="42EB8281" w:rsidR="00E54AFC" w:rsidRDefault="00E54AFC" w:rsidP="00E54AFC">
                            <w:pPr>
                              <w:jc w:val="center"/>
                            </w:pPr>
                            <w:r>
                              <w:t>Video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EADCD1" id="Oval 28" o:spid="_x0000_s1048" style="position:absolute;margin-left:-36.4pt;margin-top:220.95pt;width:64pt;height:55.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" fillcolor="#4472c4 [3204]" strokecolor="#1f3763 [1604]" strokeweight="1pt">
                <v:stroke joinstyle="miter"/>
                <v:textbox>
                  <w:txbxContent>
                    <w:p w14:paraId="5633A15A" w14:textId="42EB8281" w:rsidR="00E54AFC" w:rsidRDefault="00E54AFC" w:rsidP="00E54AFC">
                      <w:pPr>
                        <w:jc w:val="center"/>
                      </w:pPr>
                      <w:r>
                        <w:t>Video 3</w:t>
                      </w:r>
                    </w:p>
                  </w:txbxContent>
                </v:textbox>
              </v:oval>
            </w:pict>
          </mc:Fallback>
        </mc:AlternateContent>
      </w:r>
      <w:r w:rsidR="00034BE7">
        <w:rPr>
          <w:noProof/>
        </w:rPr>
        <mc:AlternateContent>
          <mc:Choice Requires="wps">
            <w:drawing>
              <wp:anchor distT="0" distB="0" distL="114300" distR="114300" simplePos="0" relativeHeight="251731968" behindDoc="0" locked="0" layoutInCell="1" allowOverlap="1" wp14:anchorId="5BAC5144" wp14:editId="4634A085">
                <wp:simplePos x="0" y="0"/>
                <wp:positionH relativeFrom="column">
                  <wp:posOffset>-805180</wp:posOffset>
                </wp:positionH>
                <wp:positionV relativeFrom="paragraph">
                  <wp:posOffset>1401445</wp:posOffset>
                </wp:positionV>
                <wp:extent cx="302260" cy="382905"/>
                <wp:effectExtent l="0" t="2223" r="25718" b="25717"/>
                <wp:wrapNone/>
                <wp:docPr id="45" name="Bent-Up Arrow 45"/>
                <wp:cNvGraphicFramePr/>
                <a:graphic xmlns:a="http://schemas.openxmlformats.org/drawingml/2006/main">
                  <a:graphicData uri="http://schemas.microsoft.com/office/word/2010/wordprocessingShape">
                    <wps:wsp>
                      <wps:cNvSpPr/>
                      <wps:spPr>
                        <a:xfrm rot="5400000">
                          <a:off x="0" y="0"/>
                          <a:ext cx="302260" cy="382905"/>
                        </a:xfrm>
                        <a:prstGeom prst="bentUpArrow">
                          <a:avLst>
                            <a:gd name="adj1" fmla="val 9429"/>
                            <a:gd name="adj2" fmla="val 27224"/>
                            <a:gd name="adj3" fmla="val 4057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6594C1" id="Bent-Up Arrow 45" o:spid="_x0000_s1026" style="position:absolute;margin-left:-63.4pt;margin-top:110.35pt;width:23.8pt;height:30.15pt;rotation:90;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02260,3829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" path="m,354405r205723,l205723,122630r-68038,l219973,r82287,122630l234223,122630r,260275l,382905,,354405xe" fillcolor="#4472c4 [3204]" strokecolor="#1f3763 [1604]" strokeweight="1pt">
                <v:stroke joinstyle="miter"/>
                <v:path arrowok="t" o:connecttype="custom" o:connectlocs="0,354405;205723,354405;205723,122630;137685,122630;219973,0;302260,122630;234223,122630;234223,382905;0,382905;0,354405" o:connectangles="0,0,0,0,0,0,0,0,0,0"/>
              </v:shape>
            </w:pict>
          </mc:Fallback>
        </mc:AlternateContent>
      </w:r>
      <w:r w:rsidR="00034BE7">
        <w:rPr>
          <w:noProof/>
        </w:rPr>
        <mc:AlternateContent>
          <mc:Choice Requires="wps">
            <w:drawing>
              <wp:anchor distT="0" distB="0" distL="114300" distR="114300" simplePos="0" relativeHeight="251736064" behindDoc="0" locked="0" layoutInCell="1" allowOverlap="1" wp14:anchorId="2879B685" wp14:editId="6BFEF4BE">
                <wp:simplePos x="0" y="0"/>
                <wp:positionH relativeFrom="column">
                  <wp:posOffset>-807085</wp:posOffset>
                </wp:positionH>
                <wp:positionV relativeFrom="paragraph">
                  <wp:posOffset>2770505</wp:posOffset>
                </wp:positionV>
                <wp:extent cx="302260" cy="382905"/>
                <wp:effectExtent l="0" t="2223" r="25718" b="25717"/>
                <wp:wrapNone/>
                <wp:docPr id="47" name="Bent-Up Arrow 47"/>
                <wp:cNvGraphicFramePr/>
                <a:graphic xmlns:a="http://schemas.openxmlformats.org/drawingml/2006/main">
                  <a:graphicData uri="http://schemas.microsoft.com/office/word/2010/wordprocessingShape">
                    <wps:wsp>
                      <wps:cNvSpPr/>
                      <wps:spPr>
                        <a:xfrm rot="5400000">
                          <a:off x="0" y="0"/>
                          <a:ext cx="302260" cy="382905"/>
                        </a:xfrm>
                        <a:prstGeom prst="bentUpArrow">
                          <a:avLst>
                            <a:gd name="adj1" fmla="val 9429"/>
                            <a:gd name="adj2" fmla="val 27224"/>
                            <a:gd name="adj3" fmla="val 4057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D699E6B" id="Bent-Up Arrow 47" o:spid="_x0000_s1026" style="position:absolute;margin-left:-63.55pt;margin-top:218.15pt;width:23.8pt;height:30.15pt;rotation:90;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02260,3829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" path="m,354405r205723,l205723,122630r-68038,l219973,r82287,122630l234223,122630r,260275l,382905,,354405xe" fillcolor="#4472c4 [3204]" strokecolor="#1f3763 [1604]" strokeweight="1pt">
                <v:stroke joinstyle="miter"/>
                <v:path arrowok="t" o:connecttype="custom" o:connectlocs="0,354405;205723,354405;205723,122630;137685,122630;219973,0;302260,122630;234223,122630;234223,382905;0,382905;0,354405" o:connectangles="0,0,0,0,0,0,0,0,0,0"/>
              </v:shape>
            </w:pict>
          </mc:Fallback>
        </mc:AlternateContent>
      </w:r>
      <w:r w:rsidR="00034BE7">
        <w:rPr>
          <w:noProof/>
        </w:rPr>
        <mc:AlternateContent>
          <mc:Choice Requires="wps">
            <w:drawing>
              <wp:anchor distT="0" distB="0" distL="114300" distR="114300" simplePos="0" relativeHeight="251734016" behindDoc="0" locked="0" layoutInCell="1" allowOverlap="1" wp14:anchorId="2637130A" wp14:editId="2F00027A">
                <wp:simplePos x="0" y="0"/>
                <wp:positionH relativeFrom="column">
                  <wp:posOffset>-807028</wp:posOffset>
                </wp:positionH>
                <wp:positionV relativeFrom="paragraph">
                  <wp:posOffset>2070940</wp:posOffset>
                </wp:positionV>
                <wp:extent cx="302260" cy="382905"/>
                <wp:effectExtent l="0" t="2223" r="25718" b="25717"/>
                <wp:wrapNone/>
                <wp:docPr id="46" name="Bent-Up Arrow 46"/>
                <wp:cNvGraphicFramePr/>
                <a:graphic xmlns:a="http://schemas.openxmlformats.org/drawingml/2006/main">
                  <a:graphicData uri="http://schemas.microsoft.com/office/word/2010/wordprocessingShape">
                    <wps:wsp>
                      <wps:cNvSpPr/>
                      <wps:spPr>
                        <a:xfrm rot="5400000">
                          <a:off x="0" y="0"/>
                          <a:ext cx="302260" cy="382905"/>
                        </a:xfrm>
                        <a:prstGeom prst="bentUpArrow">
                          <a:avLst>
                            <a:gd name="adj1" fmla="val 9429"/>
                            <a:gd name="adj2" fmla="val 27224"/>
                            <a:gd name="adj3" fmla="val 4057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126E75" id="Bent-Up Arrow 46" o:spid="_x0000_s1026" style="position:absolute;margin-left:-63.55pt;margin-top:163.05pt;width:23.8pt;height:30.15pt;rotation:90;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02260,3829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" path="m,354405r205723,l205723,122630r-68038,l219973,r82287,122630l234223,122630r,260275l,382905,,354405xe" fillcolor="#4472c4 [3204]" strokecolor="#1f3763 [1604]" strokeweight="1pt">
                <v:stroke joinstyle="miter"/>
                <v:path arrowok="t" o:connecttype="custom" o:connectlocs="0,354405;205723,354405;205723,122630;137685,122630;219973,0;302260,122630;234223,122630;234223,382905;0,382905;0,354405" o:connectangles="0,0,0,0,0,0,0,0,0,0"/>
              </v:shape>
            </w:pict>
          </mc:Fallback>
        </mc:AlternateContent>
      </w:r>
      <w:r w:rsidR="00034BE7" w:rsidRPr="00E54AFC">
        <w:rPr>
          <w:noProof/>
        </w:rPr>
        <mc:AlternateContent>
          <mc:Choice Requires="wps">
            <w:drawing>
              <wp:anchor distT="0" distB="0" distL="114300" distR="114300" simplePos="0" relativeHeight="251720704" behindDoc="0" locked="0" layoutInCell="1" allowOverlap="1" wp14:anchorId="75A0777F" wp14:editId="2E6BDA10">
                <wp:simplePos x="0" y="0"/>
                <wp:positionH relativeFrom="column">
                  <wp:posOffset>4942205</wp:posOffset>
                </wp:positionH>
                <wp:positionV relativeFrom="paragraph">
                  <wp:posOffset>1217930</wp:posOffset>
                </wp:positionV>
                <wp:extent cx="826135" cy="705485"/>
                <wp:effectExtent l="0" t="0" r="12065" b="18415"/>
                <wp:wrapNone/>
                <wp:docPr id="37" name="Oval 37"/>
                <wp:cNvGraphicFramePr/>
                <a:graphic xmlns:a="http://schemas.openxmlformats.org/drawingml/2006/main">
                  <a:graphicData uri="http://schemas.microsoft.com/office/word/2010/wordprocessingShape">
                    <wps:wsp>
                      <wps:cNvSpPr/>
                      <wps:spPr>
                        <a:xfrm>
                          <a:off x="0" y="0"/>
                          <a:ext cx="826135" cy="7054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375BE6" w14:textId="40C25878" w:rsidR="00E54AFC" w:rsidRDefault="00E54AFC" w:rsidP="00E54AFC">
                            <w:pPr>
                              <w:jc w:val="center"/>
                            </w:pPr>
                            <w:r>
                              <w:t>Video 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A0777F" id="Oval 37" o:spid="_x0000_s1049" style="position:absolute;margin-left:389.15pt;margin-top:95.9pt;width:65.05pt;height:55.5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" fillcolor="#4472c4 [3204]" strokecolor="#1f3763 [1604]" strokeweight="1pt">
                <v:stroke joinstyle="miter"/>
                <v:textbox>
                  <w:txbxContent>
                    <w:p w14:paraId="23375BE6" w14:textId="40C25878" w:rsidR="00E54AFC" w:rsidRDefault="00E54AFC" w:rsidP="00E54AFC">
                      <w:pPr>
                        <w:jc w:val="center"/>
                      </w:pPr>
                      <w:r>
                        <w:t>Video 13</w:t>
                      </w:r>
                    </w:p>
                  </w:txbxContent>
                </v:textbox>
              </v:oval>
            </w:pict>
          </mc:Fallback>
        </mc:AlternateContent>
      </w:r>
      <w:r w:rsidR="00034BE7">
        <w:rPr>
          <w:noProof/>
        </w:rPr>
        <mc:AlternateContent>
          <mc:Choice Requires="wps">
            <w:drawing>
              <wp:anchor distT="0" distB="0" distL="114300" distR="114300" simplePos="0" relativeHeight="251718656" behindDoc="0" locked="0" layoutInCell="1" allowOverlap="1" wp14:anchorId="20E06124" wp14:editId="7A99662F">
                <wp:simplePos x="0" y="0"/>
                <wp:positionH relativeFrom="column">
                  <wp:posOffset>3536315</wp:posOffset>
                </wp:positionH>
                <wp:positionV relativeFrom="paragraph">
                  <wp:posOffset>2825750</wp:posOffset>
                </wp:positionV>
                <wp:extent cx="853440" cy="705485"/>
                <wp:effectExtent l="0" t="0" r="10160" b="18415"/>
                <wp:wrapNone/>
                <wp:docPr id="36" name="Oval 36"/>
                <wp:cNvGraphicFramePr/>
                <a:graphic xmlns:a="http://schemas.openxmlformats.org/drawingml/2006/main">
                  <a:graphicData uri="http://schemas.microsoft.com/office/word/2010/wordprocessingShape">
                    <wps:wsp>
                      <wps:cNvSpPr/>
                      <wps:spPr>
                        <a:xfrm>
                          <a:off x="0" y="0"/>
                          <a:ext cx="853440" cy="7054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D8CC05" w14:textId="21AA5F0A" w:rsidR="00E54AFC" w:rsidRDefault="00E54AFC" w:rsidP="00E54AFC">
                            <w:pPr>
                              <w:jc w:val="center"/>
                            </w:pPr>
                            <w:r>
                              <w:t>Video 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E06124" id="Oval 36" o:spid="_x0000_s1050" style="position:absolute;margin-left:278.45pt;margin-top:222.5pt;width:67.2pt;height:55.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" fillcolor="#4472c4 [3204]" strokecolor="#1f3763 [1604]" strokeweight="1pt">
                <v:stroke joinstyle="miter"/>
                <v:textbox>
                  <w:txbxContent>
                    <w:p w14:paraId="4ED8CC05" w14:textId="21AA5F0A" w:rsidR="00E54AFC" w:rsidRDefault="00E54AFC" w:rsidP="00E54AFC">
                      <w:pPr>
                        <w:jc w:val="center"/>
                      </w:pPr>
                      <w:r>
                        <w:t>Video 12</w:t>
                      </w:r>
                    </w:p>
                  </w:txbxContent>
                </v:textbox>
              </v:oval>
            </w:pict>
          </mc:Fallback>
        </mc:AlternateContent>
      </w:r>
      <w:r w:rsidR="00034BE7">
        <w:rPr>
          <w:noProof/>
        </w:rPr>
        <mc:AlternateContent>
          <mc:Choice Requires="wps">
            <w:drawing>
              <wp:anchor distT="0" distB="0" distL="114300" distR="114300" simplePos="0" relativeHeight="251716608" behindDoc="0" locked="0" layoutInCell="1" allowOverlap="1" wp14:anchorId="646C0E80" wp14:editId="69F21920">
                <wp:simplePos x="0" y="0"/>
                <wp:positionH relativeFrom="column">
                  <wp:posOffset>3536315</wp:posOffset>
                </wp:positionH>
                <wp:positionV relativeFrom="paragraph">
                  <wp:posOffset>2079625</wp:posOffset>
                </wp:positionV>
                <wp:extent cx="853440" cy="705485"/>
                <wp:effectExtent l="0" t="0" r="10160" b="18415"/>
                <wp:wrapNone/>
                <wp:docPr id="35" name="Oval 35"/>
                <wp:cNvGraphicFramePr/>
                <a:graphic xmlns:a="http://schemas.openxmlformats.org/drawingml/2006/main">
                  <a:graphicData uri="http://schemas.microsoft.com/office/word/2010/wordprocessingShape">
                    <wps:wsp>
                      <wps:cNvSpPr/>
                      <wps:spPr>
                        <a:xfrm>
                          <a:off x="0" y="0"/>
                          <a:ext cx="853440" cy="7054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E366CF" w14:textId="0FEAA612" w:rsidR="00E54AFC" w:rsidRDefault="00E54AFC" w:rsidP="00E54AFC">
                            <w:pPr>
                              <w:jc w:val="center"/>
                            </w:pPr>
                            <w:r>
                              <w:t>Vdeo 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6C0E80" id="Oval 35" o:spid="_x0000_s1051" style="position:absolute;margin-left:278.45pt;margin-top:163.75pt;width:67.2pt;height:55.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" fillcolor="#4472c4 [3204]" strokecolor="#1f3763 [1604]" strokeweight="1pt">
                <v:stroke joinstyle="miter"/>
                <v:textbox>
                  <w:txbxContent>
                    <w:p w14:paraId="1AE366CF" w14:textId="0FEAA612" w:rsidR="00E54AFC" w:rsidRDefault="00E54AFC" w:rsidP="00E54AFC">
                      <w:pPr>
                        <w:jc w:val="center"/>
                      </w:pPr>
                      <w:proofErr w:type="spellStart"/>
                      <w:r>
                        <w:t>Vdeo</w:t>
                      </w:r>
                      <w:proofErr w:type="spellEnd"/>
                      <w:r>
                        <w:t xml:space="preserve"> 11</w:t>
                      </w:r>
                    </w:p>
                  </w:txbxContent>
                </v:textbox>
              </v:oval>
            </w:pict>
          </mc:Fallback>
        </mc:AlternateContent>
      </w:r>
      <w:r w:rsidR="00034BE7">
        <w:rPr>
          <w:noProof/>
        </w:rPr>
        <mc:AlternateContent>
          <mc:Choice Requires="wps">
            <w:drawing>
              <wp:anchor distT="0" distB="0" distL="114300" distR="114300" simplePos="0" relativeHeight="251714560" behindDoc="0" locked="0" layoutInCell="1" allowOverlap="1" wp14:anchorId="0157B6EE" wp14:editId="07BACACD">
                <wp:simplePos x="0" y="0"/>
                <wp:positionH relativeFrom="column">
                  <wp:posOffset>3536315</wp:posOffset>
                </wp:positionH>
                <wp:positionV relativeFrom="paragraph">
                  <wp:posOffset>1266190</wp:posOffset>
                </wp:positionV>
                <wp:extent cx="853440" cy="705485"/>
                <wp:effectExtent l="0" t="0" r="10160" b="18415"/>
                <wp:wrapNone/>
                <wp:docPr id="34" name="Oval 34"/>
                <wp:cNvGraphicFramePr/>
                <a:graphic xmlns:a="http://schemas.openxmlformats.org/drawingml/2006/main">
                  <a:graphicData uri="http://schemas.microsoft.com/office/word/2010/wordprocessingShape">
                    <wps:wsp>
                      <wps:cNvSpPr/>
                      <wps:spPr>
                        <a:xfrm>
                          <a:off x="0" y="0"/>
                          <a:ext cx="853440" cy="7054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1A44C1" w14:textId="0DECCAC1" w:rsidR="00E54AFC" w:rsidRDefault="00E54AFC" w:rsidP="00E54AFC">
                            <w:pPr>
                              <w:jc w:val="center"/>
                            </w:pPr>
                            <w:r>
                              <w:t>Video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57B6EE" id="Oval 34" o:spid="_x0000_s1052" style="position:absolute;margin-left:278.45pt;margin-top:99.7pt;width:67.2pt;height:55.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" fillcolor="#4472c4 [3204]" strokecolor="#1f3763 [1604]" strokeweight="1pt">
                <v:stroke joinstyle="miter"/>
                <v:textbox>
                  <w:txbxContent>
                    <w:p w14:paraId="591A44C1" w14:textId="0DECCAC1" w:rsidR="00E54AFC" w:rsidRDefault="00E54AFC" w:rsidP="00E54AFC">
                      <w:pPr>
                        <w:jc w:val="center"/>
                      </w:pPr>
                      <w:r>
                        <w:t>Video 10</w:t>
                      </w:r>
                    </w:p>
                  </w:txbxContent>
                </v:textbox>
              </v:oval>
            </w:pict>
          </mc:Fallback>
        </mc:AlternateContent>
      </w:r>
      <w:r w:rsidR="00034BE7">
        <w:rPr>
          <w:noProof/>
        </w:rPr>
        <mc:AlternateContent>
          <mc:Choice Requires="wps">
            <w:drawing>
              <wp:anchor distT="0" distB="0" distL="114300" distR="114300" simplePos="0" relativeHeight="251708416" behindDoc="0" locked="0" layoutInCell="1" allowOverlap="1" wp14:anchorId="14D35D99" wp14:editId="2402DCB6">
                <wp:simplePos x="0" y="0"/>
                <wp:positionH relativeFrom="column">
                  <wp:posOffset>2104390</wp:posOffset>
                </wp:positionH>
                <wp:positionV relativeFrom="paragraph">
                  <wp:posOffset>2697480</wp:posOffset>
                </wp:positionV>
                <wp:extent cx="833120" cy="705485"/>
                <wp:effectExtent l="0" t="0" r="17780" b="18415"/>
                <wp:wrapNone/>
                <wp:docPr id="31" name="Oval 31"/>
                <wp:cNvGraphicFramePr/>
                <a:graphic xmlns:a="http://schemas.openxmlformats.org/drawingml/2006/main">
                  <a:graphicData uri="http://schemas.microsoft.com/office/word/2010/wordprocessingShape">
                    <wps:wsp>
                      <wps:cNvSpPr/>
                      <wps:spPr>
                        <a:xfrm>
                          <a:off x="0" y="0"/>
                          <a:ext cx="833120" cy="7054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7282AA" w14:textId="56257FDB" w:rsidR="00E54AFC" w:rsidRDefault="00E54AFC" w:rsidP="00E54AFC">
                            <w:pPr>
                              <w:jc w:val="center"/>
                            </w:pPr>
                            <w:r>
                              <w:t>Video 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D35D99" id="Oval 31" o:spid="_x0000_s1053" style="position:absolute;margin-left:165.7pt;margin-top:212.4pt;width:65.6pt;height:55.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" fillcolor="#4472c4 [3204]" strokecolor="#1f3763 [1604]" strokeweight="1pt">
                <v:stroke joinstyle="miter"/>
                <v:textbox>
                  <w:txbxContent>
                    <w:p w14:paraId="1E7282AA" w14:textId="56257FDB" w:rsidR="00E54AFC" w:rsidRDefault="00E54AFC" w:rsidP="00E54AFC">
                      <w:pPr>
                        <w:jc w:val="center"/>
                      </w:pPr>
                      <w:r>
                        <w:t>Video 9</w:t>
                      </w:r>
                    </w:p>
                  </w:txbxContent>
                </v:textbox>
              </v:oval>
            </w:pict>
          </mc:Fallback>
        </mc:AlternateContent>
      </w:r>
      <w:r w:rsidR="00034BE7">
        <w:rPr>
          <w:noProof/>
        </w:rPr>
        <mc:AlternateContent>
          <mc:Choice Requires="wps">
            <w:drawing>
              <wp:anchor distT="0" distB="0" distL="114300" distR="114300" simplePos="0" relativeHeight="251710464" behindDoc="0" locked="0" layoutInCell="1" allowOverlap="1" wp14:anchorId="7FC52EEB" wp14:editId="1CD9FB79">
                <wp:simplePos x="0" y="0"/>
                <wp:positionH relativeFrom="column">
                  <wp:posOffset>2157730</wp:posOffset>
                </wp:positionH>
                <wp:positionV relativeFrom="paragraph">
                  <wp:posOffset>1958340</wp:posOffset>
                </wp:positionV>
                <wp:extent cx="826770" cy="705485"/>
                <wp:effectExtent l="0" t="0" r="11430" b="18415"/>
                <wp:wrapNone/>
                <wp:docPr id="32" name="Oval 32"/>
                <wp:cNvGraphicFramePr/>
                <a:graphic xmlns:a="http://schemas.openxmlformats.org/drawingml/2006/main">
                  <a:graphicData uri="http://schemas.microsoft.com/office/word/2010/wordprocessingShape">
                    <wps:wsp>
                      <wps:cNvSpPr/>
                      <wps:spPr>
                        <a:xfrm>
                          <a:off x="0" y="0"/>
                          <a:ext cx="826770" cy="7054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AB4CD4" w14:textId="3BD20EA9" w:rsidR="00E54AFC" w:rsidRDefault="00E54AFC" w:rsidP="00E54AFC">
                            <w:pPr>
                              <w:jc w:val="center"/>
                            </w:pPr>
                            <w:r>
                              <w:t>Video 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C52EEB" id="Oval 32" o:spid="_x0000_s1054" style="position:absolute;margin-left:169.9pt;margin-top:154.2pt;width:65.1pt;height:55.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" fillcolor="#4472c4 [3204]" strokecolor="#1f3763 [1604]" strokeweight="1pt">
                <v:stroke joinstyle="miter"/>
                <v:textbox>
                  <w:txbxContent>
                    <w:p w14:paraId="17AB4CD4" w14:textId="3BD20EA9" w:rsidR="00E54AFC" w:rsidRDefault="00E54AFC" w:rsidP="00E54AFC">
                      <w:pPr>
                        <w:jc w:val="center"/>
                      </w:pPr>
                      <w:r>
                        <w:t>Video 8</w:t>
                      </w:r>
                    </w:p>
                  </w:txbxContent>
                </v:textbox>
              </v:oval>
            </w:pict>
          </mc:Fallback>
        </mc:AlternateContent>
      </w:r>
      <w:r w:rsidR="00034BE7">
        <w:rPr>
          <w:noProof/>
        </w:rPr>
        <mc:AlternateContent>
          <mc:Choice Requires="wps">
            <w:drawing>
              <wp:anchor distT="0" distB="0" distL="114300" distR="114300" simplePos="0" relativeHeight="251712512" behindDoc="0" locked="0" layoutInCell="1" allowOverlap="1" wp14:anchorId="49260572" wp14:editId="71912420">
                <wp:simplePos x="0" y="0"/>
                <wp:positionH relativeFrom="column">
                  <wp:posOffset>2157730</wp:posOffset>
                </wp:positionH>
                <wp:positionV relativeFrom="paragraph">
                  <wp:posOffset>1245235</wp:posOffset>
                </wp:positionV>
                <wp:extent cx="826770" cy="705485"/>
                <wp:effectExtent l="0" t="0" r="11430" b="18415"/>
                <wp:wrapNone/>
                <wp:docPr id="33" name="Oval 33"/>
                <wp:cNvGraphicFramePr/>
                <a:graphic xmlns:a="http://schemas.openxmlformats.org/drawingml/2006/main">
                  <a:graphicData uri="http://schemas.microsoft.com/office/word/2010/wordprocessingShape">
                    <wps:wsp>
                      <wps:cNvSpPr/>
                      <wps:spPr>
                        <a:xfrm>
                          <a:off x="0" y="0"/>
                          <a:ext cx="826770" cy="7054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0C4842" w14:textId="76AD4E6B" w:rsidR="00E54AFC" w:rsidRDefault="00E54AFC" w:rsidP="00E54AFC">
                            <w:pPr>
                              <w:jc w:val="center"/>
                            </w:pPr>
                            <w:r>
                              <w:t>Video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260572" id="Oval 33" o:spid="_x0000_s1055" style="position:absolute;margin-left:169.9pt;margin-top:98.05pt;width:65.1pt;height:55.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" fillcolor="#4472c4 [3204]" strokecolor="#1f3763 [1604]" strokeweight="1pt">
                <v:stroke joinstyle="miter"/>
                <v:textbox>
                  <w:txbxContent>
                    <w:p w14:paraId="690C4842" w14:textId="76AD4E6B" w:rsidR="00E54AFC" w:rsidRDefault="00E54AFC" w:rsidP="00E54AFC">
                      <w:pPr>
                        <w:jc w:val="center"/>
                      </w:pPr>
                      <w:r>
                        <w:t>Video 7</w:t>
                      </w:r>
                    </w:p>
                  </w:txbxContent>
                </v:textbox>
              </v:oval>
            </w:pict>
          </mc:Fallback>
        </mc:AlternateContent>
      </w:r>
      <w:r w:rsidR="00034BE7">
        <w:rPr>
          <w:noProof/>
        </w:rPr>
        <mc:AlternateContent>
          <mc:Choice Requires="wps">
            <w:drawing>
              <wp:anchor distT="0" distB="0" distL="114300" distR="114300" simplePos="0" relativeHeight="251700224" behindDoc="0" locked="0" layoutInCell="1" allowOverlap="1" wp14:anchorId="42EC99CA" wp14:editId="6823D14A">
                <wp:simplePos x="0" y="0"/>
                <wp:positionH relativeFrom="column">
                  <wp:posOffset>806450</wp:posOffset>
                </wp:positionH>
                <wp:positionV relativeFrom="paragraph">
                  <wp:posOffset>1265555</wp:posOffset>
                </wp:positionV>
                <wp:extent cx="846455" cy="705485"/>
                <wp:effectExtent l="0" t="0" r="17145" b="18415"/>
                <wp:wrapNone/>
                <wp:docPr id="27" name="Oval 27"/>
                <wp:cNvGraphicFramePr/>
                <a:graphic xmlns:a="http://schemas.openxmlformats.org/drawingml/2006/main">
                  <a:graphicData uri="http://schemas.microsoft.com/office/word/2010/wordprocessingShape">
                    <wps:wsp>
                      <wps:cNvSpPr/>
                      <wps:spPr>
                        <a:xfrm>
                          <a:off x="0" y="0"/>
                          <a:ext cx="846455" cy="7054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706CBE" w14:textId="7A054ACF" w:rsidR="00E54AFC" w:rsidRDefault="00E54AFC" w:rsidP="00E54AFC">
                            <w:pPr>
                              <w:jc w:val="center"/>
                            </w:pPr>
                            <w:r>
                              <w:t>Video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EC99CA" id="Oval 27" o:spid="_x0000_s1056" style="position:absolute;margin-left:63.5pt;margin-top:99.65pt;width:66.65pt;height:55.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" fillcolor="#4472c4 [3204]" strokecolor="#1f3763 [1604]" strokeweight="1pt">
                <v:stroke joinstyle="miter"/>
                <v:textbox>
                  <w:txbxContent>
                    <w:p w14:paraId="0B706CBE" w14:textId="7A054ACF" w:rsidR="00E54AFC" w:rsidRDefault="00E54AFC" w:rsidP="00E54AFC">
                      <w:pPr>
                        <w:jc w:val="center"/>
                      </w:pPr>
                      <w:r>
                        <w:t>Video 4</w:t>
                      </w:r>
                    </w:p>
                  </w:txbxContent>
                </v:textbox>
              </v:oval>
            </w:pict>
          </mc:Fallback>
        </mc:AlternateContent>
      </w:r>
      <w:r w:rsidR="00034BE7">
        <w:rPr>
          <w:noProof/>
        </w:rPr>
        <mc:AlternateContent>
          <mc:Choice Requires="wps">
            <w:drawing>
              <wp:anchor distT="0" distB="0" distL="114300" distR="114300" simplePos="0" relativeHeight="251706368" behindDoc="0" locked="0" layoutInCell="1" allowOverlap="1" wp14:anchorId="23982A93" wp14:editId="4120F2DA">
                <wp:simplePos x="0" y="0"/>
                <wp:positionH relativeFrom="column">
                  <wp:posOffset>867410</wp:posOffset>
                </wp:positionH>
                <wp:positionV relativeFrom="paragraph">
                  <wp:posOffset>2005330</wp:posOffset>
                </wp:positionV>
                <wp:extent cx="785495" cy="705485"/>
                <wp:effectExtent l="0" t="0" r="14605" b="18415"/>
                <wp:wrapNone/>
                <wp:docPr id="30" name="Oval 30"/>
                <wp:cNvGraphicFramePr/>
                <a:graphic xmlns:a="http://schemas.openxmlformats.org/drawingml/2006/main">
                  <a:graphicData uri="http://schemas.microsoft.com/office/word/2010/wordprocessingShape">
                    <wps:wsp>
                      <wps:cNvSpPr/>
                      <wps:spPr>
                        <a:xfrm>
                          <a:off x="0" y="0"/>
                          <a:ext cx="785495" cy="7054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F5752F" w14:textId="6CC401A1" w:rsidR="00E54AFC" w:rsidRDefault="00E54AFC" w:rsidP="00E54AFC">
                            <w:pPr>
                              <w:jc w:val="center"/>
                            </w:pPr>
                            <w:r>
                              <w:t>Video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982A93" id="Oval 30" o:spid="_x0000_s1057" style="position:absolute;margin-left:68.3pt;margin-top:157.9pt;width:61.85pt;height:55.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" fillcolor="#4472c4 [3204]" strokecolor="#1f3763 [1604]" strokeweight="1pt">
                <v:stroke joinstyle="miter"/>
                <v:textbox>
                  <w:txbxContent>
                    <w:p w14:paraId="52F5752F" w14:textId="6CC401A1" w:rsidR="00E54AFC" w:rsidRDefault="00E54AFC" w:rsidP="00E54AFC">
                      <w:pPr>
                        <w:jc w:val="center"/>
                      </w:pPr>
                      <w:r>
                        <w:t>Video 5</w:t>
                      </w:r>
                    </w:p>
                  </w:txbxContent>
                </v:textbox>
              </v:oval>
            </w:pict>
          </mc:Fallback>
        </mc:AlternateContent>
      </w:r>
      <w:r w:rsidR="00034BE7">
        <w:rPr>
          <w:noProof/>
        </w:rPr>
        <mc:AlternateContent>
          <mc:Choice Requires="wps">
            <w:drawing>
              <wp:anchor distT="0" distB="0" distL="114300" distR="114300" simplePos="0" relativeHeight="251704320" behindDoc="0" locked="0" layoutInCell="1" allowOverlap="1" wp14:anchorId="170BF127" wp14:editId="28116F69">
                <wp:simplePos x="0" y="0"/>
                <wp:positionH relativeFrom="column">
                  <wp:posOffset>866775</wp:posOffset>
                </wp:positionH>
                <wp:positionV relativeFrom="paragraph">
                  <wp:posOffset>2778256</wp:posOffset>
                </wp:positionV>
                <wp:extent cx="786130" cy="705485"/>
                <wp:effectExtent l="0" t="0" r="13970" b="18415"/>
                <wp:wrapNone/>
                <wp:docPr id="29" name="Oval 29"/>
                <wp:cNvGraphicFramePr/>
                <a:graphic xmlns:a="http://schemas.openxmlformats.org/drawingml/2006/main">
                  <a:graphicData uri="http://schemas.microsoft.com/office/word/2010/wordprocessingShape">
                    <wps:wsp>
                      <wps:cNvSpPr/>
                      <wps:spPr>
                        <a:xfrm>
                          <a:off x="0" y="0"/>
                          <a:ext cx="786130" cy="7054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967991" w14:textId="5408A0D8" w:rsidR="00E54AFC" w:rsidRDefault="00E54AFC" w:rsidP="00E54AFC">
                            <w:pPr>
                              <w:jc w:val="center"/>
                            </w:pPr>
                            <w:r>
                              <w:t>Video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0BF127" id="Oval 29" o:spid="_x0000_s1058" style="position:absolute;margin-left:68.25pt;margin-top:218.75pt;width:61.9pt;height:55.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" fillcolor="#4472c4 [3204]" strokecolor="#1f3763 [1604]" strokeweight="1pt">
                <v:stroke joinstyle="miter"/>
                <v:textbox>
                  <w:txbxContent>
                    <w:p w14:paraId="49967991" w14:textId="5408A0D8" w:rsidR="00E54AFC" w:rsidRDefault="00E54AFC" w:rsidP="00E54AFC">
                      <w:pPr>
                        <w:jc w:val="center"/>
                      </w:pPr>
                      <w:r>
                        <w:t>Video 6</w:t>
                      </w:r>
                    </w:p>
                  </w:txbxContent>
                </v:textbox>
              </v:oval>
            </w:pict>
          </mc:Fallback>
        </mc:AlternateContent>
      </w:r>
    </w:p>
    <w:p w14:paraId="5CD0E9E5" w14:textId="77777777" w:rsidR="00034BE7" w:rsidRPr="00034BE7" w:rsidRDefault="00034BE7" w:rsidP="00034BE7"/>
    <w:p w14:paraId="6FBE07A5" w14:textId="77777777" w:rsidR="00034BE7" w:rsidRPr="00034BE7" w:rsidRDefault="00034BE7" w:rsidP="00034BE7"/>
    <w:p w14:paraId="4D6BE01C" w14:textId="77777777" w:rsidR="00034BE7" w:rsidRPr="00034BE7" w:rsidRDefault="00034BE7" w:rsidP="00034BE7"/>
    <w:p w14:paraId="03FFF8F3" w14:textId="77777777" w:rsidR="00034BE7" w:rsidRPr="00034BE7" w:rsidRDefault="00034BE7" w:rsidP="00034BE7"/>
    <w:p w14:paraId="393CE579" w14:textId="393D8CBB" w:rsidR="00034BE7" w:rsidRDefault="00034BE7" w:rsidP="00034BE7"/>
    <w:p w14:paraId="6CD119BD" w14:textId="3412145B" w:rsidR="00624B05" w:rsidRDefault="00DB493C" w:rsidP="00034BE7">
      <w:r w:rsidRPr="00DB493C">
        <w:rPr>
          <w:noProof/>
        </w:rPr>
        <mc:AlternateContent>
          <mc:Choice Requires="wps">
            <w:drawing>
              <wp:anchor distT="0" distB="0" distL="114300" distR="114300" simplePos="0" relativeHeight="251770880" behindDoc="0" locked="0" layoutInCell="1" allowOverlap="1" wp14:anchorId="54AD00B3" wp14:editId="63EBB161">
                <wp:simplePos x="0" y="0"/>
                <wp:positionH relativeFrom="column">
                  <wp:posOffset>6024357</wp:posOffset>
                </wp:positionH>
                <wp:positionV relativeFrom="paragraph">
                  <wp:posOffset>127523</wp:posOffset>
                </wp:positionV>
                <wp:extent cx="826135" cy="705485"/>
                <wp:effectExtent l="0" t="0" r="12065" b="18415"/>
                <wp:wrapNone/>
                <wp:docPr id="71" name="Oval 71"/>
                <wp:cNvGraphicFramePr/>
                <a:graphic xmlns:a="http://schemas.openxmlformats.org/drawingml/2006/main">
                  <a:graphicData uri="http://schemas.microsoft.com/office/word/2010/wordprocessingShape">
                    <wps:wsp>
                      <wps:cNvSpPr/>
                      <wps:spPr>
                        <a:xfrm>
                          <a:off x="0" y="0"/>
                          <a:ext cx="826135" cy="7054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1B5AB7" w14:textId="3131B724" w:rsidR="00DB493C" w:rsidRDefault="00DB493C" w:rsidP="00DB493C">
                            <w:pPr>
                              <w:jc w:val="center"/>
                            </w:pPr>
                            <w:r>
                              <w:t>resim1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AD00B3" id="Oval 71" o:spid="_x0000_s1059" style="position:absolute;margin-left:474.35pt;margin-top:10.05pt;width:65.05pt;height:55.5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" fillcolor="#4472c4 [3204]" strokecolor="#1f3763 [1604]" strokeweight="1pt">
                <v:stroke joinstyle="miter"/>
                <v:textbox>
                  <w:txbxContent>
                    <w:p w14:paraId="7C1B5AB7" w14:textId="3131B724" w:rsidR="00DB493C" w:rsidRDefault="00DB493C" w:rsidP="00DB493C">
                      <w:pPr>
                        <w:jc w:val="center"/>
                      </w:pPr>
                      <w:r>
                        <w:t>resim</w:t>
                      </w:r>
                      <w:r>
                        <w:t>1</w:t>
                      </w:r>
                    </w:p>
                  </w:txbxContent>
                </v:textbox>
              </v:oval>
            </w:pict>
          </mc:Fallback>
        </mc:AlternateContent>
      </w:r>
      <w:r w:rsidR="00034BE7" w:rsidRPr="00E54AFC">
        <w:rPr>
          <w:noProof/>
        </w:rPr>
        <mc:AlternateContent>
          <mc:Choice Requires="wps">
            <w:drawing>
              <wp:anchor distT="0" distB="0" distL="114300" distR="114300" simplePos="0" relativeHeight="251722752" behindDoc="0" locked="0" layoutInCell="1" allowOverlap="1" wp14:anchorId="0D81ABB9" wp14:editId="54A4F289">
                <wp:simplePos x="0" y="0"/>
                <wp:positionH relativeFrom="column">
                  <wp:posOffset>4875007</wp:posOffset>
                </wp:positionH>
                <wp:positionV relativeFrom="paragraph">
                  <wp:posOffset>1647862</wp:posOffset>
                </wp:positionV>
                <wp:extent cx="826770" cy="705485"/>
                <wp:effectExtent l="0" t="0" r="11430" b="18415"/>
                <wp:wrapNone/>
                <wp:docPr id="39" name="Oval 39"/>
                <wp:cNvGraphicFramePr/>
                <a:graphic xmlns:a="http://schemas.openxmlformats.org/drawingml/2006/main">
                  <a:graphicData uri="http://schemas.microsoft.com/office/word/2010/wordprocessingShape">
                    <wps:wsp>
                      <wps:cNvSpPr/>
                      <wps:spPr>
                        <a:xfrm>
                          <a:off x="0" y="0"/>
                          <a:ext cx="826770" cy="7054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DF2747" w14:textId="7599B602" w:rsidR="00E54AFC" w:rsidRDefault="00E54AFC" w:rsidP="00E54AFC">
                            <w:pPr>
                              <w:jc w:val="center"/>
                            </w:pPr>
                            <w:r>
                              <w:t>Video15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1ABB9" id="Oval 39" o:spid="_x0000_s1060" style="position:absolute;margin-left:383.85pt;margin-top:129.75pt;width:65.1pt;height:55.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" fillcolor="#4472c4 [3204]" strokecolor="#1f3763 [1604]" strokeweight="1pt">
                <v:stroke joinstyle="miter"/>
                <v:textbox>
                  <w:txbxContent>
                    <w:p w14:paraId="50DF2747" w14:textId="7599B602" w:rsidR="00E54AFC" w:rsidRDefault="00E54AFC" w:rsidP="00E54AFC">
                      <w:pPr>
                        <w:jc w:val="center"/>
                      </w:pPr>
                      <w:r>
                        <w:t>Video15</w:t>
                      </w:r>
                    </w:p>
                  </w:txbxContent>
                </v:textbox>
              </v:oval>
            </w:pict>
          </mc:Fallback>
        </mc:AlternateContent>
      </w:r>
      <w:r w:rsidR="00034BE7" w:rsidRPr="00E54AFC">
        <w:rPr>
          <w:noProof/>
        </w:rPr>
        <mc:AlternateContent>
          <mc:Choice Requires="wps">
            <w:drawing>
              <wp:anchor distT="0" distB="0" distL="114300" distR="114300" simplePos="0" relativeHeight="251721728" behindDoc="0" locked="0" layoutInCell="1" allowOverlap="1" wp14:anchorId="50DC8856" wp14:editId="56F95A4B">
                <wp:simplePos x="0" y="0"/>
                <wp:positionH relativeFrom="column">
                  <wp:posOffset>4935219</wp:posOffset>
                </wp:positionH>
                <wp:positionV relativeFrom="paragraph">
                  <wp:posOffset>834128</wp:posOffset>
                </wp:positionV>
                <wp:extent cx="819785" cy="705485"/>
                <wp:effectExtent l="0" t="0" r="18415" b="18415"/>
                <wp:wrapNone/>
                <wp:docPr id="38" name="Oval 38"/>
                <wp:cNvGraphicFramePr/>
                <a:graphic xmlns:a="http://schemas.openxmlformats.org/drawingml/2006/main">
                  <a:graphicData uri="http://schemas.microsoft.com/office/word/2010/wordprocessingShape">
                    <wps:wsp>
                      <wps:cNvSpPr/>
                      <wps:spPr>
                        <a:xfrm>
                          <a:off x="0" y="0"/>
                          <a:ext cx="819785" cy="7054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4D3AB5" w14:textId="79A58291" w:rsidR="00E54AFC" w:rsidRDefault="00E54AFC" w:rsidP="00E54AFC">
                            <w:pPr>
                              <w:jc w:val="center"/>
                            </w:pPr>
                            <w:r>
                              <w:t>Video 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DC8856" id="Oval 38" o:spid="_x0000_s1061" style="position:absolute;margin-left:388.6pt;margin-top:65.7pt;width:64.55pt;height:55.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" fillcolor="#4472c4 [3204]" strokecolor="#1f3763 [1604]" strokeweight="1pt">
                <v:stroke joinstyle="miter"/>
                <v:textbox>
                  <w:txbxContent>
                    <w:p w14:paraId="034D3AB5" w14:textId="79A58291" w:rsidR="00E54AFC" w:rsidRDefault="00E54AFC" w:rsidP="00E54AFC">
                      <w:pPr>
                        <w:jc w:val="center"/>
                      </w:pPr>
                      <w:r>
                        <w:t>Video 14</w:t>
                      </w:r>
                    </w:p>
                  </w:txbxContent>
                </v:textbox>
              </v:oval>
            </w:pict>
          </mc:Fallback>
        </mc:AlternateContent>
      </w:r>
      <w:r w:rsidR="00034BE7">
        <w:t xml:space="preserve">Enter </w:t>
      </w:r>
    </w:p>
    <w:p w14:paraId="186D9A16" w14:textId="17F72EDD" w:rsidR="00C32141" w:rsidRDefault="00C32141" w:rsidP="00034BE7"/>
    <w:p w14:paraId="4E37DDE3" w14:textId="5780568E" w:rsidR="00C32141" w:rsidRDefault="00C32141" w:rsidP="00034BE7"/>
    <w:p w14:paraId="7B12ED43" w14:textId="20252B56" w:rsidR="00C32141" w:rsidRDefault="00C32141" w:rsidP="00034BE7"/>
    <w:p w14:paraId="4CFC4FCB" w14:textId="49197399" w:rsidR="00C32141" w:rsidRDefault="00DB493C" w:rsidP="00034BE7">
      <w:r w:rsidRPr="00DB493C">
        <w:rPr>
          <w:noProof/>
        </w:rPr>
        <mc:AlternateContent>
          <mc:Choice Requires="wps">
            <w:drawing>
              <wp:anchor distT="0" distB="0" distL="114300" distR="114300" simplePos="0" relativeHeight="251771904" behindDoc="0" locked="0" layoutInCell="1" allowOverlap="1" wp14:anchorId="1344B7AF" wp14:editId="4633BD38">
                <wp:simplePos x="0" y="0"/>
                <wp:positionH relativeFrom="column">
                  <wp:posOffset>6016625</wp:posOffset>
                </wp:positionH>
                <wp:positionV relativeFrom="paragraph">
                  <wp:posOffset>114935</wp:posOffset>
                </wp:positionV>
                <wp:extent cx="819785" cy="705485"/>
                <wp:effectExtent l="0" t="0" r="18415" b="18415"/>
                <wp:wrapNone/>
                <wp:docPr id="72" name="Oval 72"/>
                <wp:cNvGraphicFramePr/>
                <a:graphic xmlns:a="http://schemas.openxmlformats.org/drawingml/2006/main">
                  <a:graphicData uri="http://schemas.microsoft.com/office/word/2010/wordprocessingShape">
                    <wps:wsp>
                      <wps:cNvSpPr/>
                      <wps:spPr>
                        <a:xfrm>
                          <a:off x="0" y="0"/>
                          <a:ext cx="819785" cy="7054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0C0E6C" w14:textId="7B7A46BB" w:rsidR="00DB493C" w:rsidRDefault="00DB493C" w:rsidP="00DB493C">
                            <w:pPr>
                              <w:jc w:val="center"/>
                            </w:pPr>
                            <w:r>
                              <w:t>Resim 2</w:t>
                            </w:r>
                            <w:r w:rsidR="00755870">
                              <w:t>a,2b</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44B7AF" id="Oval 72" o:spid="_x0000_s1062" style="position:absolute;margin-left:473.75pt;margin-top:9.05pt;width:64.55pt;height:55.5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" fillcolor="#4472c4 [3204]" strokecolor="#1f3763 [1604]" strokeweight="1pt">
                <v:stroke joinstyle="miter"/>
                <v:textbox>
                  <w:txbxContent>
                    <w:p w14:paraId="420C0E6C" w14:textId="7B7A46BB" w:rsidR="00DB493C" w:rsidRDefault="00DB493C" w:rsidP="00DB493C">
                      <w:pPr>
                        <w:jc w:val="center"/>
                      </w:pPr>
                      <w:r>
                        <w:t>Resim 2</w:t>
                      </w:r>
                      <w:r w:rsidR="00755870">
                        <w:t>a,2b</w:t>
                      </w:r>
                      <w:r>
                        <w:t xml:space="preserve"> </w:t>
                      </w:r>
                    </w:p>
                  </w:txbxContent>
                </v:textbox>
              </v:oval>
            </w:pict>
          </mc:Fallback>
        </mc:AlternateContent>
      </w:r>
      <w:r w:rsidRPr="00DB493C">
        <w:rPr>
          <w:noProof/>
        </w:rPr>
        <mc:AlternateContent>
          <mc:Choice Requires="wps">
            <w:drawing>
              <wp:anchor distT="0" distB="0" distL="114300" distR="114300" simplePos="0" relativeHeight="251772928" behindDoc="0" locked="0" layoutInCell="1" allowOverlap="1" wp14:anchorId="23A095B5" wp14:editId="1AFF5406">
                <wp:simplePos x="0" y="0"/>
                <wp:positionH relativeFrom="column">
                  <wp:posOffset>5956935</wp:posOffset>
                </wp:positionH>
                <wp:positionV relativeFrom="paragraph">
                  <wp:posOffset>929005</wp:posOffset>
                </wp:positionV>
                <wp:extent cx="826770" cy="705485"/>
                <wp:effectExtent l="0" t="0" r="11430" b="18415"/>
                <wp:wrapNone/>
                <wp:docPr id="73" name="Oval 73"/>
                <wp:cNvGraphicFramePr/>
                <a:graphic xmlns:a="http://schemas.openxmlformats.org/drawingml/2006/main">
                  <a:graphicData uri="http://schemas.microsoft.com/office/word/2010/wordprocessingShape">
                    <wps:wsp>
                      <wps:cNvSpPr/>
                      <wps:spPr>
                        <a:xfrm>
                          <a:off x="0" y="0"/>
                          <a:ext cx="826770" cy="7054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0F9576" w14:textId="72A82873" w:rsidR="00DB493C" w:rsidRDefault="00DB493C" w:rsidP="00DB493C">
                            <w:pPr>
                              <w:jc w:val="center"/>
                            </w:pPr>
                            <w:r>
                              <w:t>Resim 3</w:t>
                            </w:r>
                            <w:r w:rsidR="00755870">
                              <w:t>a,3b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A095B5" id="Oval 73" o:spid="_x0000_s1063" style="position:absolute;margin-left:469.05pt;margin-top:73.15pt;width:65.1pt;height:55.5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" fillcolor="#4472c4 [3204]" strokecolor="#1f3763 [1604]" strokeweight="1pt">
                <v:stroke joinstyle="miter"/>
                <v:textbox>
                  <w:txbxContent>
                    <w:p w14:paraId="770F9576" w14:textId="72A82873" w:rsidR="00DB493C" w:rsidRDefault="00DB493C" w:rsidP="00DB493C">
                      <w:pPr>
                        <w:jc w:val="center"/>
                      </w:pPr>
                      <w:r>
                        <w:t>Resim 3</w:t>
                      </w:r>
                      <w:r w:rsidR="00755870">
                        <w:t>a,3b</w:t>
                      </w:r>
                    </w:p>
                  </w:txbxContent>
                </v:textbox>
              </v:oval>
            </w:pict>
          </mc:Fallback>
        </mc:AlternateContent>
      </w:r>
    </w:p>
    <w:p w14:paraId="0F83844C" w14:textId="43770EC2" w:rsidR="00C32141" w:rsidRDefault="00C32141" w:rsidP="00034BE7"/>
    <w:p w14:paraId="497DF654" w14:textId="24980C53" w:rsidR="00C32141" w:rsidRDefault="00C32141" w:rsidP="00034BE7"/>
    <w:p w14:paraId="74E6FCF6" w14:textId="5C836EBD" w:rsidR="00C32141" w:rsidRDefault="00C32141" w:rsidP="00034BE7"/>
    <w:p w14:paraId="393C3D2D" w14:textId="5703AC21" w:rsidR="00C32141" w:rsidRDefault="00C32141" w:rsidP="00034BE7"/>
    <w:p w14:paraId="42EF6473" w14:textId="74ED7048" w:rsidR="00C32141" w:rsidRDefault="00C32141" w:rsidP="00034BE7"/>
    <w:p w14:paraId="53F9788F" w14:textId="2492F046" w:rsidR="00C32141" w:rsidRDefault="00C32141" w:rsidP="00034BE7"/>
    <w:p w14:paraId="34187D9B" w14:textId="2A97646C" w:rsidR="00C32141" w:rsidRDefault="00C32141" w:rsidP="00034BE7"/>
    <w:p w14:paraId="0CF45728" w14:textId="136DB531" w:rsidR="00C32141" w:rsidRDefault="00C32141" w:rsidP="00034BE7"/>
    <w:p w14:paraId="32DAFA6E" w14:textId="70748A5F" w:rsidR="00C32141" w:rsidRDefault="00755870" w:rsidP="00034BE7">
      <w:r w:rsidRPr="00DB493C">
        <w:rPr>
          <w:noProof/>
        </w:rPr>
        <mc:AlternateContent>
          <mc:Choice Requires="wps">
            <w:drawing>
              <wp:anchor distT="0" distB="0" distL="114300" distR="114300" simplePos="0" relativeHeight="251803648" behindDoc="0" locked="0" layoutInCell="1" allowOverlap="1" wp14:anchorId="5B191FD3" wp14:editId="6FD1D1FB">
                <wp:simplePos x="0" y="0"/>
                <wp:positionH relativeFrom="column">
                  <wp:posOffset>5969149</wp:posOffset>
                </wp:positionH>
                <wp:positionV relativeFrom="paragraph">
                  <wp:posOffset>109220</wp:posOffset>
                </wp:positionV>
                <wp:extent cx="826770" cy="705485"/>
                <wp:effectExtent l="0" t="0" r="11430" b="18415"/>
                <wp:wrapNone/>
                <wp:docPr id="5" name="Oval 5"/>
                <wp:cNvGraphicFramePr/>
                <a:graphic xmlns:a="http://schemas.openxmlformats.org/drawingml/2006/main">
                  <a:graphicData uri="http://schemas.microsoft.com/office/word/2010/wordprocessingShape">
                    <wps:wsp>
                      <wps:cNvSpPr/>
                      <wps:spPr>
                        <a:xfrm>
                          <a:off x="0" y="0"/>
                          <a:ext cx="826770" cy="7054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396029" w14:textId="4A37C593" w:rsidR="00755870" w:rsidRDefault="00755870" w:rsidP="00755870">
                            <w:pPr>
                              <w:jc w:val="center"/>
                            </w:pPr>
                            <w:r>
                              <w:t xml:space="preserve">Resim </w:t>
                            </w: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191FD3" id="Oval 5" o:spid="_x0000_s1064" style="position:absolute;margin-left:470pt;margin-top:8.6pt;width:65.1pt;height:55.5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" fillcolor="#4472c4 [3204]" strokecolor="#1f3763 [1604]" strokeweight="1pt">
                <v:stroke joinstyle="miter"/>
                <v:textbox>
                  <w:txbxContent>
                    <w:p w14:paraId="04396029" w14:textId="4A37C593" w:rsidR="00755870" w:rsidRDefault="00755870" w:rsidP="00755870">
                      <w:pPr>
                        <w:jc w:val="center"/>
                      </w:pPr>
                      <w:r>
                        <w:t xml:space="preserve">Resim </w:t>
                      </w:r>
                      <w:r>
                        <w:t>4</w:t>
                      </w:r>
                    </w:p>
                  </w:txbxContent>
                </v:textbox>
              </v:oval>
            </w:pict>
          </mc:Fallback>
        </mc:AlternateContent>
      </w:r>
    </w:p>
    <w:p w14:paraId="6D847A0E" w14:textId="0E4B6DFD" w:rsidR="00C32141" w:rsidRDefault="00C32141" w:rsidP="00034BE7"/>
    <w:p w14:paraId="7EC742F8" w14:textId="1CF865FA" w:rsidR="00C32141" w:rsidRDefault="00C32141" w:rsidP="00034BE7"/>
    <w:p w14:paraId="006CECFC" w14:textId="6DCC25C2" w:rsidR="00755870" w:rsidRDefault="00755870" w:rsidP="00034BE7"/>
    <w:p w14:paraId="4BD175BE" w14:textId="3D9EDF8D" w:rsidR="00755870" w:rsidRDefault="00755870" w:rsidP="00034BE7"/>
    <w:p w14:paraId="12F302C9" w14:textId="0FBE9557" w:rsidR="00755870" w:rsidRDefault="00755870" w:rsidP="00034BE7"/>
    <w:p w14:paraId="1D73E68D" w14:textId="02606EB1" w:rsidR="00755870" w:rsidRDefault="00755870" w:rsidP="00034BE7"/>
    <w:p w14:paraId="48832A02" w14:textId="6AEF60EC" w:rsidR="00755870" w:rsidRDefault="00755870" w:rsidP="00034BE7"/>
    <w:p w14:paraId="7C66388A" w14:textId="7893FB3E" w:rsidR="00755870" w:rsidRDefault="00755870" w:rsidP="00034BE7"/>
    <w:p w14:paraId="601A7621" w14:textId="77777777" w:rsidR="00755870" w:rsidRDefault="00755870" w:rsidP="00034BE7"/>
    <w:p w14:paraId="12B001B1" w14:textId="0C3E0984" w:rsidR="00C32141" w:rsidRDefault="00C32141" w:rsidP="00C32141">
      <w:pPr>
        <w:pStyle w:val="NormalWeb"/>
        <w:shd w:val="clear" w:color="auto" w:fill="FFFFFF"/>
        <w:jc w:val="both"/>
        <w:rPr>
          <w:rFonts w:asciiTheme="minorHAnsi" w:hAnsiTheme="minorHAnsi"/>
          <w:color w:val="23423A"/>
          <w:sz w:val="22"/>
          <w:szCs w:val="22"/>
        </w:rPr>
      </w:pPr>
      <w:r w:rsidRPr="00C32141">
        <w:rPr>
          <w:rFonts w:asciiTheme="minorHAnsi" w:hAnsiTheme="minorHAnsi"/>
          <w:b/>
          <w:sz w:val="22"/>
          <w:szCs w:val="22"/>
        </w:rPr>
        <w:t>Genel bilgi 1</w:t>
      </w:r>
      <w:r w:rsidR="00FF3D48">
        <w:rPr>
          <w:rFonts w:asciiTheme="minorHAnsi" w:hAnsiTheme="minorHAnsi"/>
          <w:b/>
          <w:sz w:val="22"/>
          <w:szCs w:val="22"/>
        </w:rPr>
        <w:t xml:space="preserve"> (</w:t>
      </w:r>
      <w:r w:rsidR="00FF3D48" w:rsidRPr="00FF3D48">
        <w:rPr>
          <w:rFonts w:asciiTheme="minorHAnsi" w:hAnsiTheme="minorHAnsi"/>
          <w:b/>
          <w:sz w:val="22"/>
          <w:szCs w:val="22"/>
        </w:rPr>
        <w:t xml:space="preserve">Kaba motor fonksiyon gelişimi): </w:t>
      </w:r>
      <w:r w:rsidRPr="00C32141">
        <w:rPr>
          <w:rFonts w:asciiTheme="minorHAnsi" w:hAnsiTheme="minorHAnsi"/>
          <w:color w:val="23423A"/>
          <w:sz w:val="22"/>
          <w:szCs w:val="22"/>
        </w:rPr>
        <w:t xml:space="preserve">SP'li çocuklar bu dönemde sizin ellerinizden destek alarak, kanepenin kenarlarından tutunarak ya da yürüteç ile düzgün zeminlerde yürüyebilirler. Genelde emeklemeyi tercih ederler. Sandalyede otururken ellerinden destek alarak kalkabilirler. Mümkün olduğunca düzgün adımlama yapamazlarsa ilerleyen yaşlarda kalça, diz, ayak bileği eklemlerinde ve gövdelerinde hareketleri büyüme ile birlikte olumsuz etkilenebilir. Ebeveyn olarak ev içerisinde çocuğunuzun destekli de olsa yürüyüşünü gözlemleyiniz. Eğer parmaklarının ucuna basarak yürüyorsa taban teması yapmıyorsa, dizlerini bükerek ya da dizlerini çok geriye atarak yürüyorsa gövdesini çok fazla öne doğru eğiyorsa fizyoterapistinize danışınız.Aşağıda birkaç aktivite örneği bulacaksınız. Eğer daha fazla bilgi almak ya da soru sormak istiyorsanız ….. linkinden fizyoterapistimize danışabilirsiniz. </w:t>
      </w:r>
    </w:p>
    <w:tbl>
      <w:tblPr>
        <w:tblStyle w:val="TableGrid"/>
        <w:tblW w:w="0" w:type="auto"/>
        <w:tblLook w:val="04A0" w:firstRow="1" w:lastRow="0" w:firstColumn="1" w:lastColumn="0" w:noHBand="0" w:noVBand="1"/>
      </w:tblPr>
      <w:tblGrid>
        <w:gridCol w:w="2577"/>
        <w:gridCol w:w="6479"/>
      </w:tblGrid>
      <w:tr w:rsidR="00D37F61" w14:paraId="2F14B75E" w14:textId="77777777" w:rsidTr="00D37F61">
        <w:tc>
          <w:tcPr>
            <w:tcW w:w="2547" w:type="dxa"/>
          </w:tcPr>
          <w:p w14:paraId="5D3DAEBE" w14:textId="54234730" w:rsidR="00D37F61" w:rsidRDefault="00D37F61" w:rsidP="00C32141">
            <w:pPr>
              <w:pStyle w:val="NormalWeb"/>
              <w:jc w:val="both"/>
              <w:rPr>
                <w:rFonts w:asciiTheme="minorHAnsi" w:hAnsiTheme="minorHAnsi"/>
                <w:color w:val="23423A"/>
                <w:sz w:val="22"/>
                <w:szCs w:val="22"/>
              </w:rPr>
            </w:pPr>
            <w:r>
              <w:rPr>
                <w:rFonts w:asciiTheme="minorHAnsi" w:hAnsiTheme="minorHAnsi"/>
                <w:noProof/>
                <w:color w:val="23423A"/>
                <w:sz w:val="22"/>
                <w:szCs w:val="22"/>
              </w:rPr>
              <w:drawing>
                <wp:anchor distT="0" distB="0" distL="114300" distR="114300" simplePos="0" relativeHeight="251773952" behindDoc="0" locked="0" layoutInCell="1" allowOverlap="1" wp14:anchorId="0290AE49" wp14:editId="686ED1A1">
                  <wp:simplePos x="0" y="0"/>
                  <wp:positionH relativeFrom="column">
                    <wp:posOffset>-65069</wp:posOffset>
                  </wp:positionH>
                  <wp:positionV relativeFrom="paragraph">
                    <wp:posOffset>149</wp:posOffset>
                  </wp:positionV>
                  <wp:extent cx="1418590" cy="1772920"/>
                  <wp:effectExtent l="0" t="0" r="3810" b="508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kaba motor video 1.mp4" descr="movie::/Users/kubra/Desktop/Videolar GMFCS III yaş 36 ay/kaba motor video 1.mp4"/>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18590" cy="1772920"/>
                          </a:xfrm>
                          <a:prstGeom prst="rect">
                            <a:avLst/>
                          </a:prstGeom>
                        </pic:spPr>
                      </pic:pic>
                    </a:graphicData>
                  </a:graphic>
                  <wp14:sizeRelH relativeFrom="margin">
                    <wp14:pctWidth>0</wp14:pctWidth>
                  </wp14:sizeRelH>
                  <wp14:sizeRelV relativeFrom="margin">
                    <wp14:pctHeight>0</wp14:pctHeight>
                  </wp14:sizeRelV>
                </wp:anchor>
              </w:drawing>
            </w:r>
          </w:p>
        </w:tc>
        <w:tc>
          <w:tcPr>
            <w:tcW w:w="6509" w:type="dxa"/>
          </w:tcPr>
          <w:p w14:paraId="5BE2322B" w14:textId="77777777" w:rsidR="00D37F61" w:rsidRDefault="00D37F61" w:rsidP="00D37F61">
            <w:pPr>
              <w:pStyle w:val="NormalWeb"/>
              <w:shd w:val="clear" w:color="auto" w:fill="FFFFFF"/>
              <w:jc w:val="both"/>
              <w:rPr>
                <w:rFonts w:asciiTheme="minorHAnsi" w:hAnsiTheme="minorHAnsi"/>
                <w:color w:val="23423A"/>
                <w:sz w:val="22"/>
                <w:szCs w:val="22"/>
              </w:rPr>
            </w:pPr>
            <w:r>
              <w:rPr>
                <w:rFonts w:asciiTheme="minorHAnsi" w:hAnsiTheme="minorHAnsi"/>
                <w:color w:val="23423A"/>
                <w:sz w:val="22"/>
                <w:szCs w:val="22"/>
              </w:rPr>
              <w:t xml:space="preserve">Video 1: </w:t>
            </w:r>
          </w:p>
          <w:p w14:paraId="3733F239" w14:textId="77777777" w:rsidR="00755870" w:rsidRPr="005B6933" w:rsidRDefault="00755870" w:rsidP="00C32141">
            <w:pPr>
              <w:pStyle w:val="NormalWeb"/>
              <w:jc w:val="both"/>
              <w:rPr>
                <w:rFonts w:asciiTheme="minorHAnsi" w:hAnsiTheme="minorHAnsi"/>
                <w:color w:val="23423A"/>
                <w:sz w:val="22"/>
                <w:szCs w:val="22"/>
                <w:highlight w:val="yellow"/>
              </w:rPr>
            </w:pPr>
            <w:bookmarkStart w:id="1" w:name="_GoBack"/>
            <w:bookmarkEnd w:id="1"/>
            <w:r w:rsidRPr="005B6933">
              <w:rPr>
                <w:rFonts w:asciiTheme="minorHAnsi" w:hAnsiTheme="minorHAnsi"/>
                <w:color w:val="23423A"/>
                <w:sz w:val="22"/>
                <w:szCs w:val="22"/>
                <w:highlight w:val="yellow"/>
              </w:rPr>
              <w:t xml:space="preserve">Bütün videolara başlık ve açıklamalar yazılacak… </w:t>
            </w:r>
          </w:p>
          <w:p w14:paraId="22659BBF" w14:textId="49662BC1" w:rsidR="00D37F61" w:rsidRDefault="00755870" w:rsidP="00C32141">
            <w:pPr>
              <w:pStyle w:val="NormalWeb"/>
              <w:jc w:val="both"/>
              <w:rPr>
                <w:rFonts w:asciiTheme="minorHAnsi" w:hAnsiTheme="minorHAnsi"/>
                <w:color w:val="23423A"/>
                <w:sz w:val="22"/>
                <w:szCs w:val="22"/>
              </w:rPr>
            </w:pPr>
            <w:r w:rsidRPr="005B6933">
              <w:rPr>
                <w:rFonts w:asciiTheme="minorHAnsi" w:hAnsiTheme="minorHAnsi"/>
                <w:color w:val="23423A"/>
                <w:sz w:val="22"/>
                <w:szCs w:val="22"/>
                <w:highlight w:val="yellow"/>
              </w:rPr>
              <w:t xml:space="preserve">Ancak bu hafta içi yazmaya çalışacağım </w:t>
            </w:r>
            <w:r w:rsidRPr="005B6933">
              <w:rPr>
                <w:rFonts w:asciiTheme="minorHAnsi" w:hAnsiTheme="minorHAnsi"/>
                <w:color w:val="23423A"/>
                <w:sz w:val="22"/>
                <w:szCs w:val="22"/>
                <w:highlight w:val="yellow"/>
              </w:rPr>
              <w:sym w:font="Wingdings" w:char="F04A"/>
            </w:r>
          </w:p>
        </w:tc>
      </w:tr>
      <w:tr w:rsidR="00D37F61" w14:paraId="57BDF71C" w14:textId="77777777" w:rsidTr="00D37F61">
        <w:tc>
          <w:tcPr>
            <w:tcW w:w="2547" w:type="dxa"/>
          </w:tcPr>
          <w:p w14:paraId="48CB67D7" w14:textId="52C7EB0A" w:rsidR="00D37F61" w:rsidRDefault="00D37F61" w:rsidP="00C32141">
            <w:pPr>
              <w:pStyle w:val="NormalWeb"/>
              <w:jc w:val="both"/>
              <w:rPr>
                <w:rFonts w:asciiTheme="minorHAnsi" w:hAnsiTheme="minorHAnsi"/>
                <w:color w:val="23423A"/>
                <w:sz w:val="22"/>
                <w:szCs w:val="22"/>
              </w:rPr>
            </w:pPr>
            <w:r>
              <w:rPr>
                <w:rFonts w:asciiTheme="minorHAnsi" w:hAnsiTheme="minorHAnsi"/>
                <w:noProof/>
                <w:color w:val="23423A"/>
                <w:sz w:val="22"/>
                <w:szCs w:val="22"/>
              </w:rPr>
              <w:drawing>
                <wp:anchor distT="0" distB="0" distL="114300" distR="114300" simplePos="0" relativeHeight="251776000" behindDoc="0" locked="0" layoutInCell="1" allowOverlap="1" wp14:anchorId="5A90B95F" wp14:editId="36DE7359">
                  <wp:simplePos x="0" y="0"/>
                  <wp:positionH relativeFrom="column">
                    <wp:posOffset>-3810</wp:posOffset>
                  </wp:positionH>
                  <wp:positionV relativeFrom="paragraph">
                    <wp:posOffset>0</wp:posOffset>
                  </wp:positionV>
                  <wp:extent cx="1304290" cy="1630045"/>
                  <wp:effectExtent l="0" t="0" r="381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kaba motor video 2.mp4" descr="movie::/Users/kubra/Desktop/Videolar GMFCS III yaş 36 ay/kaba motor video 2.mp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04290" cy="1630045"/>
                          </a:xfrm>
                          <a:prstGeom prst="rect">
                            <a:avLst/>
                          </a:prstGeom>
                        </pic:spPr>
                      </pic:pic>
                    </a:graphicData>
                  </a:graphic>
                  <wp14:sizeRelH relativeFrom="margin">
                    <wp14:pctWidth>0</wp14:pctWidth>
                  </wp14:sizeRelH>
                  <wp14:sizeRelV relativeFrom="margin">
                    <wp14:pctHeight>0</wp14:pctHeight>
                  </wp14:sizeRelV>
                </wp:anchor>
              </w:drawing>
            </w:r>
          </w:p>
        </w:tc>
        <w:tc>
          <w:tcPr>
            <w:tcW w:w="6509" w:type="dxa"/>
          </w:tcPr>
          <w:p w14:paraId="21C08885" w14:textId="77777777" w:rsidR="00D37F61" w:rsidRDefault="00D37F61" w:rsidP="00D37F61">
            <w:pPr>
              <w:pStyle w:val="NormalWeb"/>
              <w:shd w:val="clear" w:color="auto" w:fill="FFFFFF"/>
              <w:jc w:val="both"/>
              <w:rPr>
                <w:rFonts w:asciiTheme="minorHAnsi" w:hAnsiTheme="minorHAnsi"/>
                <w:color w:val="23423A"/>
                <w:sz w:val="22"/>
                <w:szCs w:val="22"/>
              </w:rPr>
            </w:pPr>
            <w:r>
              <w:rPr>
                <w:rFonts w:asciiTheme="minorHAnsi" w:hAnsiTheme="minorHAnsi"/>
                <w:color w:val="23423A"/>
                <w:sz w:val="22"/>
                <w:szCs w:val="22"/>
              </w:rPr>
              <w:t>Video 2:</w:t>
            </w:r>
          </w:p>
          <w:p w14:paraId="3E5B8304" w14:textId="77777777" w:rsidR="00D37F61" w:rsidRDefault="00D37F61" w:rsidP="00D37F61">
            <w:pPr>
              <w:pStyle w:val="NormalWeb"/>
              <w:shd w:val="clear" w:color="auto" w:fill="FFFFFF"/>
              <w:jc w:val="both"/>
              <w:rPr>
                <w:rFonts w:asciiTheme="minorHAnsi" w:hAnsiTheme="minorHAnsi"/>
                <w:color w:val="23423A"/>
                <w:sz w:val="22"/>
                <w:szCs w:val="22"/>
              </w:rPr>
            </w:pPr>
          </w:p>
        </w:tc>
      </w:tr>
      <w:tr w:rsidR="00D37F61" w14:paraId="386ED328" w14:textId="77777777" w:rsidTr="00D37F61">
        <w:tc>
          <w:tcPr>
            <w:tcW w:w="2547" w:type="dxa"/>
          </w:tcPr>
          <w:p w14:paraId="35F89066" w14:textId="07E86BE2" w:rsidR="00D37F61" w:rsidRPr="00D37F61" w:rsidRDefault="00D37F61" w:rsidP="00D37F61">
            <w:pPr>
              <w:pStyle w:val="NormalWeb"/>
              <w:jc w:val="center"/>
              <w:rPr>
                <w:rFonts w:asciiTheme="minorHAnsi" w:hAnsiTheme="minorHAnsi"/>
                <w:color w:val="23423A"/>
                <w:sz w:val="22"/>
                <w:szCs w:val="22"/>
              </w:rPr>
            </w:pPr>
            <w:r>
              <w:rPr>
                <w:rFonts w:asciiTheme="minorHAnsi" w:hAnsiTheme="minorHAnsi"/>
                <w:noProof/>
                <w:color w:val="23423A"/>
                <w:sz w:val="22"/>
                <w:szCs w:val="22"/>
              </w:rPr>
              <w:drawing>
                <wp:anchor distT="0" distB="0" distL="114300" distR="114300" simplePos="0" relativeHeight="251778048" behindDoc="0" locked="0" layoutInCell="1" allowOverlap="1" wp14:anchorId="747686A7" wp14:editId="76EA2BA6">
                  <wp:simplePos x="0" y="0"/>
                  <wp:positionH relativeFrom="column">
                    <wp:posOffset>-63874</wp:posOffset>
                  </wp:positionH>
                  <wp:positionV relativeFrom="paragraph">
                    <wp:posOffset>75</wp:posOffset>
                  </wp:positionV>
                  <wp:extent cx="1499347" cy="1499347"/>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kaba motor video 3 .mp4" descr="movie::/Users/kubra/Desktop/Videolar GMFCS III yaş 36 ay/kaba motor video 3 .mp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01160" cy="1501160"/>
                          </a:xfrm>
                          <a:prstGeom prst="rect">
                            <a:avLst/>
                          </a:prstGeom>
                        </pic:spPr>
                      </pic:pic>
                    </a:graphicData>
                  </a:graphic>
                  <wp14:sizeRelH relativeFrom="margin">
                    <wp14:pctWidth>0</wp14:pctWidth>
                  </wp14:sizeRelH>
                  <wp14:sizeRelV relativeFrom="margin">
                    <wp14:pctHeight>0</wp14:pctHeight>
                  </wp14:sizeRelV>
                </wp:anchor>
              </w:drawing>
            </w:r>
          </w:p>
        </w:tc>
        <w:tc>
          <w:tcPr>
            <w:tcW w:w="6509" w:type="dxa"/>
          </w:tcPr>
          <w:p w14:paraId="09C9A34E" w14:textId="77777777" w:rsidR="00D37F61" w:rsidRPr="00C32141" w:rsidRDefault="00D37F61" w:rsidP="00D37F61">
            <w:pPr>
              <w:pStyle w:val="NormalWeb"/>
              <w:shd w:val="clear" w:color="auto" w:fill="FFFFFF"/>
              <w:jc w:val="both"/>
              <w:rPr>
                <w:rFonts w:asciiTheme="minorHAnsi" w:hAnsiTheme="minorHAnsi"/>
                <w:color w:val="23423A"/>
                <w:sz w:val="22"/>
                <w:szCs w:val="22"/>
              </w:rPr>
            </w:pPr>
            <w:r>
              <w:rPr>
                <w:rFonts w:asciiTheme="minorHAnsi" w:hAnsiTheme="minorHAnsi"/>
                <w:color w:val="23423A"/>
                <w:sz w:val="22"/>
                <w:szCs w:val="22"/>
              </w:rPr>
              <w:t>Video 3:</w:t>
            </w:r>
          </w:p>
          <w:p w14:paraId="662F1CC0" w14:textId="77777777" w:rsidR="00D37F61" w:rsidRDefault="00D37F61" w:rsidP="00C32141">
            <w:pPr>
              <w:pStyle w:val="NormalWeb"/>
              <w:jc w:val="both"/>
              <w:rPr>
                <w:rFonts w:asciiTheme="minorHAnsi" w:hAnsiTheme="minorHAnsi"/>
                <w:color w:val="23423A"/>
                <w:sz w:val="22"/>
                <w:szCs w:val="22"/>
              </w:rPr>
            </w:pPr>
          </w:p>
        </w:tc>
      </w:tr>
    </w:tbl>
    <w:p w14:paraId="2804B42F" w14:textId="3F81D78D" w:rsidR="00D37F61" w:rsidRDefault="00D37F61" w:rsidP="00C32141">
      <w:pPr>
        <w:pStyle w:val="NormalWeb"/>
        <w:shd w:val="clear" w:color="auto" w:fill="FFFFFF"/>
        <w:jc w:val="both"/>
        <w:rPr>
          <w:rFonts w:asciiTheme="minorHAnsi" w:hAnsiTheme="minorHAnsi"/>
          <w:color w:val="23423A"/>
          <w:sz w:val="22"/>
          <w:szCs w:val="22"/>
        </w:rPr>
      </w:pPr>
    </w:p>
    <w:p w14:paraId="7337044D" w14:textId="17026737" w:rsidR="00FF3D48" w:rsidRDefault="00FF3D48" w:rsidP="00C32141">
      <w:pPr>
        <w:pStyle w:val="NormalWeb"/>
        <w:shd w:val="clear" w:color="auto" w:fill="FFFFFF"/>
        <w:jc w:val="both"/>
        <w:rPr>
          <w:rFonts w:asciiTheme="minorHAnsi" w:hAnsiTheme="minorHAnsi"/>
          <w:color w:val="23423A"/>
          <w:sz w:val="22"/>
          <w:szCs w:val="22"/>
        </w:rPr>
      </w:pPr>
    </w:p>
    <w:p w14:paraId="04599047" w14:textId="77777777" w:rsidR="00FF3D48" w:rsidRDefault="00FF3D48" w:rsidP="00C32141">
      <w:pPr>
        <w:pStyle w:val="NormalWeb"/>
        <w:shd w:val="clear" w:color="auto" w:fill="FFFFFF"/>
        <w:jc w:val="both"/>
        <w:rPr>
          <w:rFonts w:asciiTheme="minorHAnsi" w:hAnsiTheme="minorHAnsi"/>
          <w:color w:val="23423A"/>
          <w:sz w:val="22"/>
          <w:szCs w:val="22"/>
        </w:rPr>
      </w:pPr>
    </w:p>
    <w:p w14:paraId="7C320658" w14:textId="42C61A9E" w:rsidR="00C32141" w:rsidRDefault="00C32141" w:rsidP="00C32141">
      <w:pPr>
        <w:pStyle w:val="NormalWeb"/>
        <w:shd w:val="clear" w:color="auto" w:fill="FFFFFF"/>
        <w:jc w:val="both"/>
        <w:rPr>
          <w:rFonts w:asciiTheme="minorHAnsi" w:hAnsiTheme="minorHAnsi"/>
          <w:color w:val="23423A"/>
          <w:sz w:val="22"/>
          <w:szCs w:val="22"/>
        </w:rPr>
      </w:pPr>
      <w:r w:rsidRPr="00C32141">
        <w:rPr>
          <w:rFonts w:asciiTheme="minorHAnsi" w:hAnsiTheme="minorHAnsi"/>
          <w:b/>
          <w:color w:val="23423A"/>
          <w:sz w:val="22"/>
          <w:szCs w:val="22"/>
        </w:rPr>
        <w:lastRenderedPageBreak/>
        <w:t>Genel bilgi 2</w:t>
      </w:r>
      <w:r w:rsidR="00FF3D48">
        <w:rPr>
          <w:rFonts w:asciiTheme="minorHAnsi" w:hAnsiTheme="minorHAnsi"/>
          <w:b/>
          <w:color w:val="23423A"/>
          <w:sz w:val="22"/>
          <w:szCs w:val="22"/>
        </w:rPr>
        <w:t xml:space="preserve"> (İnce motor fonksiyon gelişimi)</w:t>
      </w:r>
      <w:r w:rsidRPr="00C32141">
        <w:rPr>
          <w:rFonts w:asciiTheme="minorHAnsi" w:hAnsiTheme="minorHAnsi"/>
          <w:b/>
          <w:color w:val="23423A"/>
          <w:sz w:val="22"/>
          <w:szCs w:val="22"/>
        </w:rPr>
        <w:t xml:space="preserve">:  </w:t>
      </w:r>
      <w:r w:rsidRPr="00C32141">
        <w:rPr>
          <w:rFonts w:asciiTheme="minorHAnsi" w:hAnsiTheme="minorHAnsi"/>
          <w:color w:val="23423A"/>
          <w:sz w:val="22"/>
          <w:szCs w:val="22"/>
        </w:rPr>
        <w:t>Normal gelişim gösteren 2- 4 yaş arası çocuklar bu dönemde; küplerden kuleler yapabilir, küçük oyuncaklarını kavrayabilir, oyuncaklarını kutuya toplayabilir, bilgisayar tuşlarına basabilir, akıllı telefonlar üzerinden yönlendirmeler yapabilir, kitap sayfalarını çevirebilir, dört yaşına doğru kalem tutarak boyama yapabilir, hatta yuvarlak şekiller çizebilir. SP'li çocukların çoğu zaman kolların ve ellerin hareket gelişimi de etkilenir. Sizin çocuğunuzda yaşına uygun bazı el becerilerinde zorlanıyor olabilir. Bu aktivitelerde zorlanma çocuğunuzun hiçbir zaman bu aktiviteleri yapamayacağı anlamına gelmez. Düzgün yardımcı cihazlar ve kolaydan zora doğru aktivite tekrarları ile bu beceriler yapılabilir. Aşağıda birkaç aktivite örneği bulacaksınız. Eğer daha fazla bilgi almak ya da soru sormak istiyorsanız ….. linki</w:t>
      </w:r>
      <w:r w:rsidR="00DB493C" w:rsidRPr="00DB493C">
        <w:rPr>
          <w:rFonts w:asciiTheme="minorHAnsi" w:hAnsiTheme="minorHAnsi"/>
          <w:color w:val="23423A"/>
          <w:sz w:val="22"/>
          <w:szCs w:val="22"/>
        </w:rPr>
        <w:t xml:space="preserve"> </w:t>
      </w:r>
      <w:r w:rsidRPr="00C32141">
        <w:rPr>
          <w:rFonts w:asciiTheme="minorHAnsi" w:hAnsiTheme="minorHAnsi"/>
          <w:color w:val="23423A"/>
          <w:sz w:val="22"/>
          <w:szCs w:val="22"/>
        </w:rPr>
        <w:t>nden fizyoterapistimize danışabilirsiniz.</w:t>
      </w:r>
    </w:p>
    <w:tbl>
      <w:tblPr>
        <w:tblStyle w:val="TableGrid"/>
        <w:tblW w:w="0" w:type="auto"/>
        <w:tblLook w:val="04A0" w:firstRow="1" w:lastRow="0" w:firstColumn="1" w:lastColumn="0" w:noHBand="0" w:noVBand="1"/>
      </w:tblPr>
      <w:tblGrid>
        <w:gridCol w:w="2547"/>
        <w:gridCol w:w="6509"/>
      </w:tblGrid>
      <w:tr w:rsidR="00FF3D48" w14:paraId="2A915104" w14:textId="77777777" w:rsidTr="009A3FFC">
        <w:tc>
          <w:tcPr>
            <w:tcW w:w="2547" w:type="dxa"/>
          </w:tcPr>
          <w:p w14:paraId="6585B306" w14:textId="1D239EA4" w:rsidR="00FF3D48" w:rsidRDefault="00FF3D48" w:rsidP="009A3FFC">
            <w:pPr>
              <w:pStyle w:val="NormalWeb"/>
              <w:jc w:val="both"/>
              <w:rPr>
                <w:rFonts w:asciiTheme="minorHAnsi" w:hAnsiTheme="minorHAnsi"/>
                <w:color w:val="23423A"/>
                <w:sz w:val="22"/>
                <w:szCs w:val="22"/>
              </w:rPr>
            </w:pPr>
            <w:r>
              <w:rPr>
                <w:rFonts w:asciiTheme="minorHAnsi" w:hAnsiTheme="minorHAnsi"/>
                <w:noProof/>
                <w:color w:val="23423A"/>
                <w:sz w:val="22"/>
                <w:szCs w:val="22"/>
              </w:rPr>
              <w:drawing>
                <wp:anchor distT="0" distB="0" distL="114300" distR="114300" simplePos="0" relativeHeight="251779072" behindDoc="0" locked="0" layoutInCell="1" allowOverlap="1" wp14:anchorId="5F0C60ED" wp14:editId="73943000">
                  <wp:simplePos x="0" y="0"/>
                  <wp:positionH relativeFrom="column">
                    <wp:posOffset>43180</wp:posOffset>
                  </wp:positionH>
                  <wp:positionV relativeFrom="paragraph">
                    <wp:posOffset>169545</wp:posOffset>
                  </wp:positionV>
                  <wp:extent cx="1250315" cy="1250315"/>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nce motor  video 4.mp4" descr="movie::/Users/kubra/Desktop/Videolar GMFCS III yaş 36 ay/ince motor  video 4.mp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50315" cy="1250315"/>
                          </a:xfrm>
                          <a:prstGeom prst="rect">
                            <a:avLst/>
                          </a:prstGeom>
                        </pic:spPr>
                      </pic:pic>
                    </a:graphicData>
                  </a:graphic>
                  <wp14:sizeRelH relativeFrom="margin">
                    <wp14:pctWidth>0</wp14:pctWidth>
                  </wp14:sizeRelH>
                  <wp14:sizeRelV relativeFrom="margin">
                    <wp14:pctHeight>0</wp14:pctHeight>
                  </wp14:sizeRelV>
                </wp:anchor>
              </w:drawing>
            </w:r>
          </w:p>
        </w:tc>
        <w:tc>
          <w:tcPr>
            <w:tcW w:w="6509" w:type="dxa"/>
          </w:tcPr>
          <w:p w14:paraId="5531DE2C" w14:textId="407B74ED" w:rsidR="00FF3D48" w:rsidRDefault="00FF3D48" w:rsidP="009A3FFC">
            <w:pPr>
              <w:pStyle w:val="NormalWeb"/>
              <w:shd w:val="clear" w:color="auto" w:fill="FFFFFF"/>
              <w:jc w:val="both"/>
              <w:rPr>
                <w:rFonts w:asciiTheme="minorHAnsi" w:hAnsiTheme="minorHAnsi"/>
                <w:color w:val="23423A"/>
                <w:sz w:val="22"/>
                <w:szCs w:val="22"/>
              </w:rPr>
            </w:pPr>
            <w:r>
              <w:rPr>
                <w:rFonts w:asciiTheme="minorHAnsi" w:hAnsiTheme="minorHAnsi"/>
                <w:color w:val="23423A"/>
                <w:sz w:val="22"/>
                <w:szCs w:val="22"/>
              </w:rPr>
              <w:t xml:space="preserve">Video 4: </w:t>
            </w:r>
          </w:p>
          <w:p w14:paraId="75251486" w14:textId="77777777" w:rsidR="00FF3D48" w:rsidRDefault="00FF3D48" w:rsidP="009A3FFC">
            <w:pPr>
              <w:pStyle w:val="NormalWeb"/>
              <w:jc w:val="both"/>
              <w:rPr>
                <w:rFonts w:asciiTheme="minorHAnsi" w:hAnsiTheme="minorHAnsi"/>
                <w:color w:val="23423A"/>
                <w:sz w:val="22"/>
                <w:szCs w:val="22"/>
              </w:rPr>
            </w:pPr>
          </w:p>
        </w:tc>
      </w:tr>
      <w:tr w:rsidR="00FF3D48" w14:paraId="67A117DD" w14:textId="77777777" w:rsidTr="009A3FFC">
        <w:tc>
          <w:tcPr>
            <w:tcW w:w="2547" w:type="dxa"/>
          </w:tcPr>
          <w:p w14:paraId="23DDD581" w14:textId="10FF5844" w:rsidR="00FF3D48" w:rsidRDefault="00FF3D48" w:rsidP="00FF3D48">
            <w:pPr>
              <w:pStyle w:val="NormalWeb"/>
              <w:jc w:val="center"/>
              <w:rPr>
                <w:rFonts w:asciiTheme="minorHAnsi" w:hAnsiTheme="minorHAnsi"/>
                <w:color w:val="23423A"/>
                <w:sz w:val="22"/>
                <w:szCs w:val="22"/>
              </w:rPr>
            </w:pPr>
            <w:r>
              <w:rPr>
                <w:rFonts w:asciiTheme="minorHAnsi" w:hAnsiTheme="minorHAnsi"/>
                <w:b/>
                <w:noProof/>
                <w:color w:val="23423A"/>
                <w:sz w:val="22"/>
                <w:szCs w:val="22"/>
              </w:rPr>
              <w:drawing>
                <wp:anchor distT="0" distB="0" distL="114300" distR="114300" simplePos="0" relativeHeight="251781120" behindDoc="0" locked="0" layoutInCell="1" allowOverlap="1" wp14:anchorId="2EE9DECD" wp14:editId="0090A91A">
                  <wp:simplePos x="0" y="0"/>
                  <wp:positionH relativeFrom="column">
                    <wp:posOffset>-3810</wp:posOffset>
                  </wp:positionH>
                  <wp:positionV relativeFrom="paragraph">
                    <wp:posOffset>187960</wp:posOffset>
                  </wp:positionV>
                  <wp:extent cx="1243330" cy="1243330"/>
                  <wp:effectExtent l="0" t="0" r="1270" b="127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ince motor video 5.mp4" descr="movie::/Users/kubra/Desktop/Videolar GMFCS III yaş 36 ay/ ince motor video 5.mp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43330" cy="1243330"/>
                          </a:xfrm>
                          <a:prstGeom prst="rect">
                            <a:avLst/>
                          </a:prstGeom>
                        </pic:spPr>
                      </pic:pic>
                    </a:graphicData>
                  </a:graphic>
                  <wp14:sizeRelH relativeFrom="margin">
                    <wp14:pctWidth>0</wp14:pctWidth>
                  </wp14:sizeRelH>
                  <wp14:sizeRelV relativeFrom="margin">
                    <wp14:pctHeight>0</wp14:pctHeight>
                  </wp14:sizeRelV>
                </wp:anchor>
              </w:drawing>
            </w:r>
          </w:p>
        </w:tc>
        <w:tc>
          <w:tcPr>
            <w:tcW w:w="6509" w:type="dxa"/>
          </w:tcPr>
          <w:p w14:paraId="1054818B" w14:textId="7B22A5DB" w:rsidR="00FF3D48" w:rsidRDefault="00FF3D48" w:rsidP="009A3FFC">
            <w:pPr>
              <w:pStyle w:val="NormalWeb"/>
              <w:shd w:val="clear" w:color="auto" w:fill="FFFFFF"/>
              <w:jc w:val="both"/>
              <w:rPr>
                <w:rFonts w:asciiTheme="minorHAnsi" w:hAnsiTheme="minorHAnsi"/>
                <w:color w:val="23423A"/>
                <w:sz w:val="22"/>
                <w:szCs w:val="22"/>
              </w:rPr>
            </w:pPr>
            <w:r>
              <w:rPr>
                <w:rFonts w:asciiTheme="minorHAnsi" w:hAnsiTheme="minorHAnsi"/>
                <w:color w:val="23423A"/>
                <w:sz w:val="22"/>
                <w:szCs w:val="22"/>
              </w:rPr>
              <w:t>Video 5:</w:t>
            </w:r>
          </w:p>
          <w:p w14:paraId="14FA7682" w14:textId="77777777" w:rsidR="00FF3D48" w:rsidRDefault="00FF3D48" w:rsidP="009A3FFC">
            <w:pPr>
              <w:pStyle w:val="NormalWeb"/>
              <w:shd w:val="clear" w:color="auto" w:fill="FFFFFF"/>
              <w:jc w:val="both"/>
              <w:rPr>
                <w:rFonts w:asciiTheme="minorHAnsi" w:hAnsiTheme="minorHAnsi"/>
                <w:color w:val="23423A"/>
                <w:sz w:val="22"/>
                <w:szCs w:val="22"/>
              </w:rPr>
            </w:pPr>
          </w:p>
        </w:tc>
      </w:tr>
      <w:tr w:rsidR="00FF3D48" w14:paraId="330973A2" w14:textId="77777777" w:rsidTr="009A3FFC">
        <w:tc>
          <w:tcPr>
            <w:tcW w:w="2547" w:type="dxa"/>
          </w:tcPr>
          <w:p w14:paraId="2A1D73CB" w14:textId="24CE4494" w:rsidR="00FF3D48" w:rsidRPr="00D37F61" w:rsidRDefault="00FF3D48" w:rsidP="009A3FFC">
            <w:pPr>
              <w:pStyle w:val="NormalWeb"/>
              <w:jc w:val="center"/>
              <w:rPr>
                <w:rFonts w:asciiTheme="minorHAnsi" w:hAnsiTheme="minorHAnsi"/>
                <w:color w:val="23423A"/>
                <w:sz w:val="22"/>
                <w:szCs w:val="22"/>
              </w:rPr>
            </w:pPr>
            <w:r>
              <w:rPr>
                <w:rFonts w:asciiTheme="minorHAnsi" w:hAnsiTheme="minorHAnsi"/>
                <w:b/>
                <w:noProof/>
                <w:color w:val="23423A"/>
                <w:sz w:val="22"/>
                <w:szCs w:val="22"/>
              </w:rPr>
              <w:drawing>
                <wp:anchor distT="0" distB="0" distL="114300" distR="114300" simplePos="0" relativeHeight="251783168" behindDoc="0" locked="0" layoutInCell="1" allowOverlap="1" wp14:anchorId="1829B2B1" wp14:editId="6DC50093">
                  <wp:simplePos x="0" y="0"/>
                  <wp:positionH relativeFrom="column">
                    <wp:posOffset>-3810</wp:posOffset>
                  </wp:positionH>
                  <wp:positionV relativeFrom="paragraph">
                    <wp:posOffset>0</wp:posOffset>
                  </wp:positionV>
                  <wp:extent cx="1258570" cy="1572895"/>
                  <wp:effectExtent l="0" t="0" r="0" b="190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nce motor video 6.mp4" descr="movie::/Users/kubra/Desktop/Videolar GMFCS III yaş 36 ay/ince motor video 6.mp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58570" cy="1572895"/>
                          </a:xfrm>
                          <a:prstGeom prst="rect">
                            <a:avLst/>
                          </a:prstGeom>
                        </pic:spPr>
                      </pic:pic>
                    </a:graphicData>
                  </a:graphic>
                  <wp14:sizeRelH relativeFrom="margin">
                    <wp14:pctWidth>0</wp14:pctWidth>
                  </wp14:sizeRelH>
                  <wp14:sizeRelV relativeFrom="margin">
                    <wp14:pctHeight>0</wp14:pctHeight>
                  </wp14:sizeRelV>
                </wp:anchor>
              </w:drawing>
            </w:r>
          </w:p>
        </w:tc>
        <w:tc>
          <w:tcPr>
            <w:tcW w:w="6509" w:type="dxa"/>
          </w:tcPr>
          <w:p w14:paraId="46F00BE9" w14:textId="24C8455D" w:rsidR="00FF3D48" w:rsidRPr="00C32141" w:rsidRDefault="00FF3D48" w:rsidP="009A3FFC">
            <w:pPr>
              <w:pStyle w:val="NormalWeb"/>
              <w:shd w:val="clear" w:color="auto" w:fill="FFFFFF"/>
              <w:jc w:val="both"/>
              <w:rPr>
                <w:rFonts w:asciiTheme="minorHAnsi" w:hAnsiTheme="minorHAnsi"/>
                <w:color w:val="23423A"/>
                <w:sz w:val="22"/>
                <w:szCs w:val="22"/>
              </w:rPr>
            </w:pPr>
            <w:r>
              <w:rPr>
                <w:rFonts w:asciiTheme="minorHAnsi" w:hAnsiTheme="minorHAnsi"/>
                <w:color w:val="23423A"/>
                <w:sz w:val="22"/>
                <w:szCs w:val="22"/>
              </w:rPr>
              <w:t>Video 6:</w:t>
            </w:r>
          </w:p>
          <w:p w14:paraId="0205C955" w14:textId="77777777" w:rsidR="00FF3D48" w:rsidRDefault="00FF3D48" w:rsidP="009A3FFC">
            <w:pPr>
              <w:pStyle w:val="NormalWeb"/>
              <w:jc w:val="both"/>
              <w:rPr>
                <w:rFonts w:asciiTheme="minorHAnsi" w:hAnsiTheme="minorHAnsi"/>
                <w:color w:val="23423A"/>
                <w:sz w:val="22"/>
                <w:szCs w:val="22"/>
              </w:rPr>
            </w:pPr>
          </w:p>
        </w:tc>
      </w:tr>
    </w:tbl>
    <w:p w14:paraId="4F2613D9" w14:textId="73B26041" w:rsidR="00DB493C" w:rsidRPr="00C32141" w:rsidRDefault="00DB493C" w:rsidP="00C32141">
      <w:pPr>
        <w:pStyle w:val="NormalWeb"/>
        <w:shd w:val="clear" w:color="auto" w:fill="FFFFFF"/>
        <w:jc w:val="both"/>
        <w:rPr>
          <w:rFonts w:asciiTheme="minorHAnsi" w:hAnsiTheme="minorHAnsi"/>
          <w:color w:val="23423A"/>
          <w:sz w:val="22"/>
          <w:szCs w:val="22"/>
        </w:rPr>
      </w:pPr>
    </w:p>
    <w:p w14:paraId="3C0295B1" w14:textId="77777777" w:rsidR="00FF3D48" w:rsidRDefault="00FF3D48" w:rsidP="00C32141">
      <w:pPr>
        <w:jc w:val="both"/>
        <w:rPr>
          <w:b/>
          <w:sz w:val="22"/>
          <w:szCs w:val="22"/>
        </w:rPr>
      </w:pPr>
    </w:p>
    <w:p w14:paraId="7E8BD792" w14:textId="77777777" w:rsidR="00FF3D48" w:rsidRDefault="00FF3D48" w:rsidP="00C32141">
      <w:pPr>
        <w:jc w:val="both"/>
        <w:rPr>
          <w:b/>
          <w:sz w:val="22"/>
          <w:szCs w:val="22"/>
        </w:rPr>
      </w:pPr>
    </w:p>
    <w:p w14:paraId="25361924" w14:textId="77777777" w:rsidR="00FF3D48" w:rsidRDefault="00FF3D48" w:rsidP="00C32141">
      <w:pPr>
        <w:jc w:val="both"/>
        <w:rPr>
          <w:b/>
          <w:sz w:val="22"/>
          <w:szCs w:val="22"/>
        </w:rPr>
      </w:pPr>
    </w:p>
    <w:p w14:paraId="6F8C8E3F" w14:textId="77777777" w:rsidR="00FF3D48" w:rsidRDefault="00FF3D48" w:rsidP="00C32141">
      <w:pPr>
        <w:jc w:val="both"/>
        <w:rPr>
          <w:b/>
          <w:sz w:val="22"/>
          <w:szCs w:val="22"/>
        </w:rPr>
      </w:pPr>
    </w:p>
    <w:p w14:paraId="1137C5AA" w14:textId="77777777" w:rsidR="00FF3D48" w:rsidRDefault="00FF3D48" w:rsidP="00C32141">
      <w:pPr>
        <w:jc w:val="both"/>
        <w:rPr>
          <w:b/>
          <w:sz w:val="22"/>
          <w:szCs w:val="22"/>
        </w:rPr>
      </w:pPr>
    </w:p>
    <w:p w14:paraId="4DA6636F" w14:textId="77777777" w:rsidR="00FF3D48" w:rsidRDefault="00FF3D48" w:rsidP="00C32141">
      <w:pPr>
        <w:jc w:val="both"/>
        <w:rPr>
          <w:b/>
          <w:sz w:val="22"/>
          <w:szCs w:val="22"/>
        </w:rPr>
      </w:pPr>
    </w:p>
    <w:p w14:paraId="044FFCE1" w14:textId="77777777" w:rsidR="00FF3D48" w:rsidRDefault="00FF3D48" w:rsidP="00C32141">
      <w:pPr>
        <w:jc w:val="both"/>
        <w:rPr>
          <w:b/>
          <w:sz w:val="22"/>
          <w:szCs w:val="22"/>
        </w:rPr>
      </w:pPr>
    </w:p>
    <w:p w14:paraId="5011FFA6" w14:textId="77777777" w:rsidR="00FF3D48" w:rsidRDefault="00FF3D48" w:rsidP="00C32141">
      <w:pPr>
        <w:jc w:val="both"/>
        <w:rPr>
          <w:b/>
          <w:sz w:val="22"/>
          <w:szCs w:val="22"/>
        </w:rPr>
      </w:pPr>
    </w:p>
    <w:p w14:paraId="7B5D87D6" w14:textId="77777777" w:rsidR="00FF3D48" w:rsidRDefault="00FF3D48" w:rsidP="00C32141">
      <w:pPr>
        <w:jc w:val="both"/>
        <w:rPr>
          <w:b/>
          <w:sz w:val="22"/>
          <w:szCs w:val="22"/>
        </w:rPr>
      </w:pPr>
    </w:p>
    <w:p w14:paraId="5F7A2AB3" w14:textId="2E3D8E1F" w:rsidR="00C32141" w:rsidRDefault="00C32141" w:rsidP="00C32141">
      <w:pPr>
        <w:jc w:val="both"/>
        <w:rPr>
          <w:color w:val="23423A"/>
          <w:sz w:val="22"/>
          <w:szCs w:val="22"/>
        </w:rPr>
      </w:pPr>
      <w:r w:rsidRPr="00C32141">
        <w:rPr>
          <w:b/>
          <w:sz w:val="22"/>
          <w:szCs w:val="22"/>
        </w:rPr>
        <w:lastRenderedPageBreak/>
        <w:t>Genel bilgi 3</w:t>
      </w:r>
      <w:r w:rsidR="00FF3D48">
        <w:rPr>
          <w:b/>
          <w:sz w:val="22"/>
          <w:szCs w:val="22"/>
        </w:rPr>
        <w:t xml:space="preserve"> (Oyun aktiviteleri)</w:t>
      </w:r>
      <w:r w:rsidRPr="00C32141">
        <w:rPr>
          <w:b/>
          <w:sz w:val="22"/>
          <w:szCs w:val="22"/>
        </w:rPr>
        <w:t xml:space="preserve">: </w:t>
      </w:r>
      <w:r w:rsidRPr="00C32141">
        <w:rPr>
          <w:sz w:val="22"/>
          <w:szCs w:val="22"/>
        </w:rPr>
        <w:t>Oyun çocukların</w:t>
      </w:r>
      <w:r w:rsidRPr="00C32141">
        <w:rPr>
          <w:b/>
          <w:sz w:val="22"/>
          <w:szCs w:val="22"/>
        </w:rPr>
        <w:t xml:space="preserve"> </w:t>
      </w:r>
      <w:r w:rsidRPr="00C32141">
        <w:rPr>
          <w:sz w:val="22"/>
          <w:szCs w:val="22"/>
        </w:rPr>
        <w:t>fiziksel, duyusal, duygusal ve sosyal gelişimleri açısından çok faydalı olan aktiviteler bütünüdür. 2-4 yaş grubundaki çocuklarda oyun çağı çocukları içerisine girer. Bu dönemden başlayarak çocukların çevresindeki değişimlere merakı ve ilgisi artar.</w:t>
      </w:r>
      <w:r w:rsidRPr="00C32141">
        <w:rPr>
          <w:b/>
          <w:sz w:val="22"/>
          <w:szCs w:val="22"/>
        </w:rPr>
        <w:t xml:space="preserve"> </w:t>
      </w:r>
      <w:r w:rsidRPr="00C32141">
        <w:rPr>
          <w:sz w:val="22"/>
          <w:szCs w:val="22"/>
        </w:rPr>
        <w:t>SP’li çocukların da yaşına uygun oyun aktiviteleri yapması hem fiziksel hem de sosyal gelişimi açısından çok önemlidir. Oyun sırasında dikkat ve motivasyon oyunun devamlılığı için dikkat edilmesi gereken bir husustur. Bu yüzden SP’li çocuklarda çocukların yaşına uygun, gövde, kol, el ve bacaklarının fiziksel kapasitesine uygun oyuncaklar seçilirse çocukların oyuna devam etmeleri sağlanabilir. Ayrıca SP’li çocuklarda oyun önerilerinde bulunurken çocuğun fiziksel kapasitesini de artıracak oyunlar seçmemiz fiziksel gelişimi için de önemlidir.</w:t>
      </w:r>
      <w:r w:rsidRPr="00C32141">
        <w:rPr>
          <w:color w:val="23423A"/>
          <w:sz w:val="22"/>
          <w:szCs w:val="22"/>
        </w:rPr>
        <w:t xml:space="preserve"> Aşağıda birkaç aktivite örneği bulacaksınız. Eğer daha fazla bilgi almak ya da soru sormak istiyorsanız ….. linkinden fizyoterapistimize danışabilirsiniz.</w:t>
      </w:r>
    </w:p>
    <w:p w14:paraId="0CD5DB81" w14:textId="31F5A6F9" w:rsidR="00FF3D48" w:rsidRDefault="00FF3D48" w:rsidP="00C32141">
      <w:pPr>
        <w:jc w:val="both"/>
        <w:rPr>
          <w:color w:val="23423A"/>
          <w:sz w:val="22"/>
          <w:szCs w:val="22"/>
        </w:rPr>
      </w:pPr>
    </w:p>
    <w:p w14:paraId="381361BE" w14:textId="77777777" w:rsidR="00FF3D48" w:rsidRPr="00C32141" w:rsidRDefault="00FF3D48" w:rsidP="00C32141">
      <w:pPr>
        <w:jc w:val="both"/>
        <w:rPr>
          <w:color w:val="23423A"/>
          <w:sz w:val="22"/>
          <w:szCs w:val="22"/>
        </w:rPr>
      </w:pPr>
    </w:p>
    <w:tbl>
      <w:tblPr>
        <w:tblStyle w:val="TableGrid"/>
        <w:tblW w:w="0" w:type="auto"/>
        <w:tblLook w:val="04A0" w:firstRow="1" w:lastRow="0" w:firstColumn="1" w:lastColumn="0" w:noHBand="0" w:noVBand="1"/>
      </w:tblPr>
      <w:tblGrid>
        <w:gridCol w:w="2547"/>
        <w:gridCol w:w="6509"/>
      </w:tblGrid>
      <w:tr w:rsidR="00FF3D48" w14:paraId="58FF7EBD" w14:textId="77777777" w:rsidTr="009A3FFC">
        <w:tc>
          <w:tcPr>
            <w:tcW w:w="2547" w:type="dxa"/>
          </w:tcPr>
          <w:p w14:paraId="17B79E5F" w14:textId="191815C4" w:rsidR="00FF3D48" w:rsidRDefault="00FF3D48" w:rsidP="009A3FFC">
            <w:pPr>
              <w:pStyle w:val="NormalWeb"/>
              <w:jc w:val="both"/>
              <w:rPr>
                <w:rFonts w:asciiTheme="minorHAnsi" w:hAnsiTheme="minorHAnsi"/>
                <w:color w:val="23423A"/>
                <w:sz w:val="22"/>
                <w:szCs w:val="22"/>
              </w:rPr>
            </w:pPr>
            <w:r>
              <w:rPr>
                <w:b/>
                <w:noProof/>
                <w:sz w:val="22"/>
                <w:szCs w:val="22"/>
              </w:rPr>
              <w:drawing>
                <wp:anchor distT="0" distB="0" distL="114300" distR="114300" simplePos="0" relativeHeight="251790336" behindDoc="0" locked="0" layoutInCell="1" allowOverlap="1" wp14:anchorId="1D3D85B6" wp14:editId="62B46310">
                  <wp:simplePos x="0" y="0"/>
                  <wp:positionH relativeFrom="column">
                    <wp:posOffset>-57449</wp:posOffset>
                  </wp:positionH>
                  <wp:positionV relativeFrom="paragraph">
                    <wp:posOffset>198681</wp:posOffset>
                  </wp:positionV>
                  <wp:extent cx="1404620" cy="1404620"/>
                  <wp:effectExtent l="0" t="0" r="5080" b="508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oyun aktiviteleri video 7 .mp4" descr="movie::/Users/kubra/Desktop/Videolar GMFCS III yaş 36 ay/oyun aktiviteleri video 7 .mp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04620" cy="1404620"/>
                          </a:xfrm>
                          <a:prstGeom prst="rect">
                            <a:avLst/>
                          </a:prstGeom>
                        </pic:spPr>
                      </pic:pic>
                    </a:graphicData>
                  </a:graphic>
                  <wp14:sizeRelH relativeFrom="margin">
                    <wp14:pctWidth>0</wp14:pctWidth>
                  </wp14:sizeRelH>
                  <wp14:sizeRelV relativeFrom="margin">
                    <wp14:pctHeight>0</wp14:pctHeight>
                  </wp14:sizeRelV>
                </wp:anchor>
              </w:drawing>
            </w:r>
          </w:p>
        </w:tc>
        <w:tc>
          <w:tcPr>
            <w:tcW w:w="6509" w:type="dxa"/>
          </w:tcPr>
          <w:p w14:paraId="7A435AA1" w14:textId="34A813F8" w:rsidR="00FF3D48" w:rsidRDefault="00FF3D48" w:rsidP="009A3FFC">
            <w:pPr>
              <w:pStyle w:val="NormalWeb"/>
              <w:shd w:val="clear" w:color="auto" w:fill="FFFFFF"/>
              <w:jc w:val="both"/>
              <w:rPr>
                <w:rFonts w:asciiTheme="minorHAnsi" w:hAnsiTheme="minorHAnsi"/>
                <w:color w:val="23423A"/>
                <w:sz w:val="22"/>
                <w:szCs w:val="22"/>
              </w:rPr>
            </w:pPr>
            <w:r>
              <w:rPr>
                <w:rFonts w:asciiTheme="minorHAnsi" w:hAnsiTheme="minorHAnsi"/>
                <w:color w:val="23423A"/>
                <w:sz w:val="22"/>
                <w:szCs w:val="22"/>
              </w:rPr>
              <w:t xml:space="preserve">Video 7: </w:t>
            </w:r>
          </w:p>
          <w:p w14:paraId="04F8D491" w14:textId="77777777" w:rsidR="00FF3D48" w:rsidRDefault="00FF3D48" w:rsidP="009A3FFC">
            <w:pPr>
              <w:pStyle w:val="NormalWeb"/>
              <w:jc w:val="both"/>
              <w:rPr>
                <w:rFonts w:asciiTheme="minorHAnsi" w:hAnsiTheme="minorHAnsi"/>
                <w:color w:val="23423A"/>
                <w:sz w:val="22"/>
                <w:szCs w:val="22"/>
              </w:rPr>
            </w:pPr>
          </w:p>
        </w:tc>
      </w:tr>
      <w:tr w:rsidR="00FF3D48" w14:paraId="69BB8787" w14:textId="77777777" w:rsidTr="009A3FFC">
        <w:tc>
          <w:tcPr>
            <w:tcW w:w="2547" w:type="dxa"/>
          </w:tcPr>
          <w:p w14:paraId="5CADFE1D" w14:textId="3456AED3" w:rsidR="00FF3D48" w:rsidRDefault="00FF3D48" w:rsidP="009A3FFC">
            <w:pPr>
              <w:pStyle w:val="NormalWeb"/>
              <w:jc w:val="center"/>
              <w:rPr>
                <w:rFonts w:asciiTheme="minorHAnsi" w:hAnsiTheme="minorHAnsi"/>
                <w:color w:val="23423A"/>
                <w:sz w:val="22"/>
                <w:szCs w:val="22"/>
              </w:rPr>
            </w:pPr>
            <w:r>
              <w:rPr>
                <w:b/>
                <w:noProof/>
                <w:sz w:val="22"/>
                <w:szCs w:val="22"/>
              </w:rPr>
              <w:drawing>
                <wp:anchor distT="0" distB="0" distL="114300" distR="114300" simplePos="0" relativeHeight="251789312" behindDoc="0" locked="0" layoutInCell="1" allowOverlap="1" wp14:anchorId="3EC787CD" wp14:editId="269D9E64">
                  <wp:simplePos x="0" y="0"/>
                  <wp:positionH relativeFrom="column">
                    <wp:posOffset>33991</wp:posOffset>
                  </wp:positionH>
                  <wp:positionV relativeFrom="paragraph">
                    <wp:posOffset>224</wp:posOffset>
                  </wp:positionV>
                  <wp:extent cx="1310640" cy="1638300"/>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oyun aktiviteleri video 8.mp4" descr="movie::/Users/kubra/Desktop/Videolar GMFCS III yaş 36 ay/oyun aktiviteleri video 8.mp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0640" cy="1638300"/>
                          </a:xfrm>
                          <a:prstGeom prst="rect">
                            <a:avLst/>
                          </a:prstGeom>
                        </pic:spPr>
                      </pic:pic>
                    </a:graphicData>
                  </a:graphic>
                  <wp14:sizeRelH relativeFrom="margin">
                    <wp14:pctWidth>0</wp14:pctWidth>
                  </wp14:sizeRelH>
                  <wp14:sizeRelV relativeFrom="margin">
                    <wp14:pctHeight>0</wp14:pctHeight>
                  </wp14:sizeRelV>
                </wp:anchor>
              </w:drawing>
            </w:r>
          </w:p>
        </w:tc>
        <w:tc>
          <w:tcPr>
            <w:tcW w:w="6509" w:type="dxa"/>
          </w:tcPr>
          <w:p w14:paraId="19FA7621" w14:textId="033ECAD6" w:rsidR="00FF3D48" w:rsidRDefault="00FF3D48" w:rsidP="009A3FFC">
            <w:pPr>
              <w:pStyle w:val="NormalWeb"/>
              <w:shd w:val="clear" w:color="auto" w:fill="FFFFFF"/>
              <w:jc w:val="both"/>
              <w:rPr>
                <w:rFonts w:asciiTheme="minorHAnsi" w:hAnsiTheme="minorHAnsi"/>
                <w:color w:val="23423A"/>
                <w:sz w:val="22"/>
                <w:szCs w:val="22"/>
              </w:rPr>
            </w:pPr>
            <w:r>
              <w:rPr>
                <w:rFonts w:asciiTheme="minorHAnsi" w:hAnsiTheme="minorHAnsi"/>
                <w:color w:val="23423A"/>
                <w:sz w:val="22"/>
                <w:szCs w:val="22"/>
              </w:rPr>
              <w:t>Video 8:</w:t>
            </w:r>
          </w:p>
          <w:p w14:paraId="3892906D" w14:textId="77777777" w:rsidR="00FF3D48" w:rsidRDefault="00FF3D48" w:rsidP="009A3FFC">
            <w:pPr>
              <w:pStyle w:val="NormalWeb"/>
              <w:shd w:val="clear" w:color="auto" w:fill="FFFFFF"/>
              <w:jc w:val="both"/>
              <w:rPr>
                <w:rFonts w:asciiTheme="minorHAnsi" w:hAnsiTheme="minorHAnsi"/>
                <w:color w:val="23423A"/>
                <w:sz w:val="22"/>
                <w:szCs w:val="22"/>
              </w:rPr>
            </w:pPr>
          </w:p>
        </w:tc>
      </w:tr>
      <w:tr w:rsidR="00FF3D48" w14:paraId="548844FC" w14:textId="77777777" w:rsidTr="009A3FFC">
        <w:tc>
          <w:tcPr>
            <w:tcW w:w="2547" w:type="dxa"/>
          </w:tcPr>
          <w:p w14:paraId="5A4B2F64" w14:textId="7ACB6C74" w:rsidR="00FF3D48" w:rsidRPr="00D37F61" w:rsidRDefault="00FF3D48" w:rsidP="009A3FFC">
            <w:pPr>
              <w:pStyle w:val="NormalWeb"/>
              <w:jc w:val="center"/>
              <w:rPr>
                <w:rFonts w:asciiTheme="minorHAnsi" w:hAnsiTheme="minorHAnsi"/>
                <w:color w:val="23423A"/>
                <w:sz w:val="22"/>
                <w:szCs w:val="22"/>
              </w:rPr>
            </w:pPr>
            <w:r>
              <w:rPr>
                <w:noProof/>
                <w:sz w:val="22"/>
                <w:szCs w:val="22"/>
              </w:rPr>
              <w:drawing>
                <wp:anchor distT="0" distB="0" distL="114300" distR="114300" simplePos="0" relativeHeight="251793408" behindDoc="0" locked="0" layoutInCell="1" allowOverlap="1" wp14:anchorId="690C8ED5" wp14:editId="141ADF52">
                  <wp:simplePos x="0" y="0"/>
                  <wp:positionH relativeFrom="column">
                    <wp:posOffset>77694</wp:posOffset>
                  </wp:positionH>
                  <wp:positionV relativeFrom="paragraph">
                    <wp:posOffset>40341</wp:posOffset>
                  </wp:positionV>
                  <wp:extent cx="1358153" cy="1697691"/>
                  <wp:effectExtent l="0" t="0" r="1270" b="4445"/>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oyun aktiviteleri video 9 .mp4" descr="movie::/Users/kubra/Desktop/Videolar GMFCS III yaş 36 ay/oyun aktiviteleri video 9 .mp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58153" cy="1697691"/>
                          </a:xfrm>
                          <a:prstGeom prst="rect">
                            <a:avLst/>
                          </a:prstGeom>
                        </pic:spPr>
                      </pic:pic>
                    </a:graphicData>
                  </a:graphic>
                  <wp14:sizeRelH relativeFrom="margin">
                    <wp14:pctWidth>0</wp14:pctWidth>
                  </wp14:sizeRelH>
                  <wp14:sizeRelV relativeFrom="margin">
                    <wp14:pctHeight>0</wp14:pctHeight>
                  </wp14:sizeRelV>
                </wp:anchor>
              </w:drawing>
            </w:r>
          </w:p>
        </w:tc>
        <w:tc>
          <w:tcPr>
            <w:tcW w:w="6509" w:type="dxa"/>
          </w:tcPr>
          <w:p w14:paraId="1165F802" w14:textId="5BB8A225" w:rsidR="00FF3D48" w:rsidRPr="00C32141" w:rsidRDefault="00FF3D48" w:rsidP="009A3FFC">
            <w:pPr>
              <w:pStyle w:val="NormalWeb"/>
              <w:shd w:val="clear" w:color="auto" w:fill="FFFFFF"/>
              <w:jc w:val="both"/>
              <w:rPr>
                <w:rFonts w:asciiTheme="minorHAnsi" w:hAnsiTheme="minorHAnsi"/>
                <w:color w:val="23423A"/>
                <w:sz w:val="22"/>
                <w:szCs w:val="22"/>
              </w:rPr>
            </w:pPr>
            <w:r>
              <w:rPr>
                <w:rFonts w:asciiTheme="minorHAnsi" w:hAnsiTheme="minorHAnsi"/>
                <w:color w:val="23423A"/>
                <w:sz w:val="22"/>
                <w:szCs w:val="22"/>
              </w:rPr>
              <w:t>Video 9:</w:t>
            </w:r>
          </w:p>
          <w:p w14:paraId="0FE80EB1" w14:textId="77777777" w:rsidR="00FF3D48" w:rsidRDefault="00FF3D48" w:rsidP="009A3FFC">
            <w:pPr>
              <w:pStyle w:val="NormalWeb"/>
              <w:jc w:val="both"/>
              <w:rPr>
                <w:rFonts w:asciiTheme="minorHAnsi" w:hAnsiTheme="minorHAnsi"/>
                <w:color w:val="23423A"/>
                <w:sz w:val="22"/>
                <w:szCs w:val="22"/>
              </w:rPr>
            </w:pPr>
          </w:p>
        </w:tc>
      </w:tr>
    </w:tbl>
    <w:p w14:paraId="5C683129" w14:textId="0BCCB4EB" w:rsidR="00C32141" w:rsidRPr="00C32141" w:rsidRDefault="00C32141" w:rsidP="00C32141">
      <w:pPr>
        <w:jc w:val="both"/>
        <w:rPr>
          <w:sz w:val="22"/>
          <w:szCs w:val="22"/>
        </w:rPr>
      </w:pPr>
    </w:p>
    <w:p w14:paraId="50D79B75" w14:textId="77777777" w:rsidR="00FF3D48" w:rsidRDefault="00FF3D48" w:rsidP="00C32141">
      <w:pPr>
        <w:jc w:val="both"/>
        <w:rPr>
          <w:b/>
          <w:sz w:val="22"/>
          <w:szCs w:val="22"/>
        </w:rPr>
      </w:pPr>
    </w:p>
    <w:p w14:paraId="4202DEAD" w14:textId="77777777" w:rsidR="00FF3D48" w:rsidRDefault="00FF3D48" w:rsidP="00C32141">
      <w:pPr>
        <w:jc w:val="both"/>
        <w:rPr>
          <w:b/>
          <w:sz w:val="22"/>
          <w:szCs w:val="22"/>
        </w:rPr>
      </w:pPr>
    </w:p>
    <w:p w14:paraId="4F9358EB" w14:textId="77777777" w:rsidR="00FF3D48" w:rsidRDefault="00FF3D48" w:rsidP="00C32141">
      <w:pPr>
        <w:jc w:val="both"/>
        <w:rPr>
          <w:b/>
          <w:sz w:val="22"/>
          <w:szCs w:val="22"/>
        </w:rPr>
      </w:pPr>
    </w:p>
    <w:p w14:paraId="0794127D" w14:textId="77777777" w:rsidR="00FF3D48" w:rsidRDefault="00FF3D48" w:rsidP="00C32141">
      <w:pPr>
        <w:jc w:val="both"/>
        <w:rPr>
          <w:b/>
          <w:sz w:val="22"/>
          <w:szCs w:val="22"/>
        </w:rPr>
      </w:pPr>
    </w:p>
    <w:p w14:paraId="50CDA168" w14:textId="77777777" w:rsidR="00FF3D48" w:rsidRDefault="00FF3D48" w:rsidP="00C32141">
      <w:pPr>
        <w:jc w:val="both"/>
        <w:rPr>
          <w:b/>
          <w:sz w:val="22"/>
          <w:szCs w:val="22"/>
        </w:rPr>
      </w:pPr>
    </w:p>
    <w:p w14:paraId="0D3AC1D3" w14:textId="77777777" w:rsidR="00FF3D48" w:rsidRDefault="00FF3D48" w:rsidP="00C32141">
      <w:pPr>
        <w:jc w:val="both"/>
        <w:rPr>
          <w:b/>
          <w:sz w:val="22"/>
          <w:szCs w:val="22"/>
        </w:rPr>
      </w:pPr>
    </w:p>
    <w:p w14:paraId="5477D562" w14:textId="42C4100B" w:rsidR="00C32141" w:rsidRPr="00C32141" w:rsidRDefault="00C32141" w:rsidP="00C32141">
      <w:pPr>
        <w:jc w:val="both"/>
        <w:rPr>
          <w:color w:val="23423A"/>
          <w:sz w:val="22"/>
          <w:szCs w:val="22"/>
        </w:rPr>
      </w:pPr>
      <w:r w:rsidRPr="00C32141">
        <w:rPr>
          <w:b/>
          <w:sz w:val="22"/>
          <w:szCs w:val="22"/>
        </w:rPr>
        <w:lastRenderedPageBreak/>
        <w:t>Genel bilgi 4</w:t>
      </w:r>
      <w:r w:rsidR="00FF3D48">
        <w:rPr>
          <w:b/>
          <w:sz w:val="22"/>
          <w:szCs w:val="22"/>
        </w:rPr>
        <w:t xml:space="preserve"> (Ev içi aktiviteleri)</w:t>
      </w:r>
      <w:r w:rsidRPr="00C32141">
        <w:rPr>
          <w:b/>
          <w:sz w:val="22"/>
          <w:szCs w:val="22"/>
        </w:rPr>
        <w:t xml:space="preserve">:   </w:t>
      </w:r>
      <w:r w:rsidRPr="00C32141">
        <w:rPr>
          <w:sz w:val="22"/>
          <w:szCs w:val="22"/>
        </w:rPr>
        <w:t>2-4 yaşında tipik gelişim gösteren çocuklarda ellerini yıkama, mutfakta anneye yardımcı olma, kıyafetlerin çamaşır makinesine atılması, kuruduktan sonra toplanması gibi aktiviteler sırasında annesine yardım etme gibi ev içi aktivitelerde rol almaları çocukların gilerleyen yaşlarda günlük yaşam aktiviteleri içerisinde öz-bakım aktivitelerini öğrenmesi için bir basamaktır.</w:t>
      </w:r>
      <w:r w:rsidRPr="00C32141">
        <w:rPr>
          <w:b/>
          <w:sz w:val="22"/>
          <w:szCs w:val="22"/>
        </w:rPr>
        <w:t xml:space="preserve"> </w:t>
      </w:r>
      <w:r w:rsidRPr="00C32141">
        <w:rPr>
          <w:sz w:val="22"/>
          <w:szCs w:val="22"/>
        </w:rPr>
        <w:t xml:space="preserve">SP’li çocukların da yaşıtları gibi ailesine yardımcı olacağı ya da annesi ve babası ile ev içerisinde günlük yaşam aktivitelerini izleme ve yardımcı olma becerilerinin ihmal edilmemesi gerekir. Ebeveynin SP’li çocuğuna biraz zaman ayırarak bu aktiviteleri görmesi ve onunla birlikte yapması çocuklarının özsaygısının ve öz güveninin gelişimini destekleyecektir. </w:t>
      </w:r>
      <w:r w:rsidRPr="00C32141">
        <w:rPr>
          <w:color w:val="23423A"/>
          <w:sz w:val="22"/>
          <w:szCs w:val="22"/>
        </w:rPr>
        <w:t>Aşağıda birkaç aktivite örneği bulacaksınız. Eğer daha fazla bilgi almak ya da soru sormak istiyorsanız ….. linkinden fizyoterapistimize danışabilirsiniz.</w:t>
      </w:r>
    </w:p>
    <w:p w14:paraId="54385EF2" w14:textId="5C812864" w:rsidR="00C32141" w:rsidRDefault="00C32141" w:rsidP="00C32141">
      <w:pPr>
        <w:jc w:val="both"/>
        <w:rPr>
          <w:sz w:val="22"/>
          <w:szCs w:val="22"/>
        </w:rPr>
      </w:pPr>
    </w:p>
    <w:tbl>
      <w:tblPr>
        <w:tblStyle w:val="TableGrid"/>
        <w:tblW w:w="0" w:type="auto"/>
        <w:tblLook w:val="04A0" w:firstRow="1" w:lastRow="0" w:firstColumn="1" w:lastColumn="0" w:noHBand="0" w:noVBand="1"/>
      </w:tblPr>
      <w:tblGrid>
        <w:gridCol w:w="4203"/>
        <w:gridCol w:w="4853"/>
      </w:tblGrid>
      <w:tr w:rsidR="00FF3D48" w14:paraId="15DCFB3B" w14:textId="77777777" w:rsidTr="009A3FFC">
        <w:tc>
          <w:tcPr>
            <w:tcW w:w="2547" w:type="dxa"/>
          </w:tcPr>
          <w:p w14:paraId="094B8106" w14:textId="17F406D5" w:rsidR="00FF3D48" w:rsidRDefault="008E33FE" w:rsidP="009A3FFC">
            <w:pPr>
              <w:pStyle w:val="NormalWeb"/>
              <w:jc w:val="both"/>
              <w:rPr>
                <w:rFonts w:asciiTheme="minorHAnsi" w:hAnsiTheme="minorHAnsi"/>
                <w:color w:val="23423A"/>
                <w:sz w:val="22"/>
                <w:szCs w:val="22"/>
              </w:rPr>
            </w:pPr>
            <w:r>
              <w:rPr>
                <w:b/>
                <w:noProof/>
                <w:sz w:val="22"/>
                <w:szCs w:val="22"/>
              </w:rPr>
              <w:drawing>
                <wp:anchor distT="0" distB="0" distL="114300" distR="114300" simplePos="0" relativeHeight="251795456" behindDoc="0" locked="0" layoutInCell="1" allowOverlap="1" wp14:anchorId="07B6D28E" wp14:editId="13FA1DB1">
                  <wp:simplePos x="0" y="0"/>
                  <wp:positionH relativeFrom="column">
                    <wp:posOffset>-3810</wp:posOffset>
                  </wp:positionH>
                  <wp:positionV relativeFrom="paragraph">
                    <wp:posOffset>169545</wp:posOffset>
                  </wp:positionV>
                  <wp:extent cx="1243330" cy="1243330"/>
                  <wp:effectExtent l="0" t="0" r="1270" b="127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eviçi aktivite video 1.mp4" descr="movie::/Users/kubra/Desktop/Videolar GMFCS III yaş 36 ay/eviçi aktivite video 1.mp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43330" cy="1243330"/>
                          </a:xfrm>
                          <a:prstGeom prst="rect">
                            <a:avLst/>
                          </a:prstGeom>
                        </pic:spPr>
                      </pic:pic>
                    </a:graphicData>
                  </a:graphic>
                  <wp14:sizeRelH relativeFrom="margin">
                    <wp14:pctWidth>0</wp14:pctWidth>
                  </wp14:sizeRelH>
                  <wp14:sizeRelV relativeFrom="margin">
                    <wp14:pctHeight>0</wp14:pctHeight>
                  </wp14:sizeRelV>
                </wp:anchor>
              </w:drawing>
            </w:r>
          </w:p>
        </w:tc>
        <w:tc>
          <w:tcPr>
            <w:tcW w:w="6509" w:type="dxa"/>
          </w:tcPr>
          <w:p w14:paraId="30A1898A" w14:textId="0FE95686" w:rsidR="00FF3D48" w:rsidRDefault="00FF3D48" w:rsidP="009A3FFC">
            <w:pPr>
              <w:pStyle w:val="NormalWeb"/>
              <w:shd w:val="clear" w:color="auto" w:fill="FFFFFF"/>
              <w:jc w:val="both"/>
              <w:rPr>
                <w:rFonts w:asciiTheme="minorHAnsi" w:hAnsiTheme="minorHAnsi"/>
                <w:color w:val="23423A"/>
                <w:sz w:val="22"/>
                <w:szCs w:val="22"/>
              </w:rPr>
            </w:pPr>
            <w:r>
              <w:rPr>
                <w:rFonts w:asciiTheme="minorHAnsi" w:hAnsiTheme="minorHAnsi"/>
                <w:color w:val="23423A"/>
                <w:sz w:val="22"/>
                <w:szCs w:val="22"/>
              </w:rPr>
              <w:t xml:space="preserve">Video 10: </w:t>
            </w:r>
          </w:p>
          <w:p w14:paraId="40263C1D" w14:textId="77777777" w:rsidR="00FF3D48" w:rsidRDefault="00FF3D48" w:rsidP="009A3FFC">
            <w:pPr>
              <w:pStyle w:val="NormalWeb"/>
              <w:jc w:val="both"/>
              <w:rPr>
                <w:rFonts w:asciiTheme="minorHAnsi" w:hAnsiTheme="minorHAnsi"/>
                <w:color w:val="23423A"/>
                <w:sz w:val="22"/>
                <w:szCs w:val="22"/>
              </w:rPr>
            </w:pPr>
          </w:p>
        </w:tc>
      </w:tr>
      <w:tr w:rsidR="00FF3D48" w14:paraId="49B54593" w14:textId="77777777" w:rsidTr="009A3FFC">
        <w:tc>
          <w:tcPr>
            <w:tcW w:w="2547" w:type="dxa"/>
          </w:tcPr>
          <w:p w14:paraId="599EBFFA" w14:textId="7BE7951C" w:rsidR="00FF3D48" w:rsidRDefault="00E8316E" w:rsidP="009A3FFC">
            <w:pPr>
              <w:pStyle w:val="NormalWeb"/>
              <w:jc w:val="center"/>
              <w:rPr>
                <w:rFonts w:asciiTheme="minorHAnsi" w:hAnsiTheme="minorHAnsi"/>
                <w:color w:val="23423A"/>
                <w:sz w:val="22"/>
                <w:szCs w:val="22"/>
              </w:rPr>
            </w:pPr>
            <w:hyperlink r:id="rId17" w:history="1">
              <w:r w:rsidR="008E33FE" w:rsidRPr="000C7F63">
                <w:rPr>
                  <w:rStyle w:val="Hyperlink"/>
                </w:rPr>
                <w:t>https://www.shutterstock.com/video/clip-1019829601-portrait-loving-mother-cute-little-daughter-down</w:t>
              </w:r>
            </w:hyperlink>
          </w:p>
        </w:tc>
        <w:tc>
          <w:tcPr>
            <w:tcW w:w="6509" w:type="dxa"/>
          </w:tcPr>
          <w:p w14:paraId="3A37C6D7" w14:textId="0D746347" w:rsidR="00FF3D48" w:rsidRDefault="00FF3D48" w:rsidP="009A3FFC">
            <w:pPr>
              <w:pStyle w:val="NormalWeb"/>
              <w:shd w:val="clear" w:color="auto" w:fill="FFFFFF"/>
              <w:jc w:val="both"/>
              <w:rPr>
                <w:rFonts w:asciiTheme="minorHAnsi" w:hAnsiTheme="minorHAnsi"/>
                <w:color w:val="23423A"/>
                <w:sz w:val="22"/>
                <w:szCs w:val="22"/>
              </w:rPr>
            </w:pPr>
            <w:r>
              <w:rPr>
                <w:rFonts w:asciiTheme="minorHAnsi" w:hAnsiTheme="minorHAnsi"/>
                <w:color w:val="23423A"/>
                <w:sz w:val="22"/>
                <w:szCs w:val="22"/>
              </w:rPr>
              <w:t>Video 11:</w:t>
            </w:r>
            <w:r w:rsidR="008E33FE">
              <w:rPr>
                <w:rFonts w:asciiTheme="minorHAnsi" w:hAnsiTheme="minorHAnsi"/>
                <w:color w:val="23423A"/>
                <w:sz w:val="22"/>
                <w:szCs w:val="22"/>
              </w:rPr>
              <w:t xml:space="preserve"> Bu videodaki çocuk SP değil dowm sendrolmlu yani hastalıkları farklı ama yüzleri flulaştırılabilirse anlaşılmaz. Görev ise aynı mıtfakta ailesine destek olması</w:t>
            </w:r>
          </w:p>
          <w:p w14:paraId="08D40AF6" w14:textId="77777777" w:rsidR="00FF3D48" w:rsidRDefault="00FF3D48" w:rsidP="009A3FFC">
            <w:pPr>
              <w:pStyle w:val="NormalWeb"/>
              <w:shd w:val="clear" w:color="auto" w:fill="FFFFFF"/>
              <w:jc w:val="both"/>
              <w:rPr>
                <w:rFonts w:asciiTheme="minorHAnsi" w:hAnsiTheme="minorHAnsi"/>
                <w:color w:val="23423A"/>
                <w:sz w:val="22"/>
                <w:szCs w:val="22"/>
              </w:rPr>
            </w:pPr>
          </w:p>
        </w:tc>
      </w:tr>
      <w:tr w:rsidR="00FF3D48" w14:paraId="34CA0B4B" w14:textId="77777777" w:rsidTr="009A3FFC">
        <w:tc>
          <w:tcPr>
            <w:tcW w:w="2547" w:type="dxa"/>
          </w:tcPr>
          <w:p w14:paraId="4A3AF9CF" w14:textId="3F76CBB7" w:rsidR="00FF3D48" w:rsidRPr="00D37F61" w:rsidRDefault="00E8316E" w:rsidP="009A3FFC">
            <w:pPr>
              <w:pStyle w:val="NormalWeb"/>
              <w:jc w:val="center"/>
              <w:rPr>
                <w:rFonts w:asciiTheme="minorHAnsi" w:hAnsiTheme="minorHAnsi"/>
                <w:color w:val="23423A"/>
                <w:sz w:val="22"/>
                <w:szCs w:val="22"/>
              </w:rPr>
            </w:pPr>
            <w:hyperlink r:id="rId18" w:history="1">
              <w:r w:rsidR="008E33FE" w:rsidRPr="000C7F63">
                <w:rPr>
                  <w:rStyle w:val="Hyperlink"/>
                  <w:rFonts w:asciiTheme="minorHAnsi" w:hAnsiTheme="minorHAnsi"/>
                  <w:sz w:val="22"/>
                  <w:szCs w:val="22"/>
                </w:rPr>
                <w:t>https://www.shutterstock.com/video/clip-1079114969-father-down-syndrome-son-indoors-kitchen-washing</w:t>
              </w:r>
            </w:hyperlink>
            <w:r w:rsidR="008E33FE">
              <w:rPr>
                <w:rFonts w:asciiTheme="minorHAnsi" w:hAnsiTheme="minorHAnsi"/>
                <w:color w:val="23423A"/>
                <w:sz w:val="22"/>
                <w:szCs w:val="22"/>
              </w:rPr>
              <w:t xml:space="preserve"> </w:t>
            </w:r>
          </w:p>
        </w:tc>
        <w:tc>
          <w:tcPr>
            <w:tcW w:w="6509" w:type="dxa"/>
          </w:tcPr>
          <w:p w14:paraId="16FE4C83" w14:textId="3B75DFBC" w:rsidR="00FF3D48" w:rsidRDefault="00FF3D48" w:rsidP="008E33FE">
            <w:pPr>
              <w:pStyle w:val="NormalWeb"/>
              <w:shd w:val="clear" w:color="auto" w:fill="FFFFFF"/>
              <w:jc w:val="both"/>
              <w:rPr>
                <w:rFonts w:asciiTheme="minorHAnsi" w:hAnsiTheme="minorHAnsi"/>
                <w:color w:val="23423A"/>
                <w:sz w:val="22"/>
                <w:szCs w:val="22"/>
              </w:rPr>
            </w:pPr>
            <w:r>
              <w:rPr>
                <w:rFonts w:asciiTheme="minorHAnsi" w:hAnsiTheme="minorHAnsi"/>
                <w:color w:val="23423A"/>
                <w:sz w:val="22"/>
                <w:szCs w:val="22"/>
              </w:rPr>
              <w:t>Video 12:</w:t>
            </w:r>
            <w:r w:rsidR="008E33FE">
              <w:rPr>
                <w:rFonts w:asciiTheme="minorHAnsi" w:hAnsiTheme="minorHAnsi"/>
                <w:color w:val="23423A"/>
                <w:sz w:val="22"/>
                <w:szCs w:val="22"/>
              </w:rPr>
              <w:t xml:space="preserve"> Bu videodaki çocuk SP değil dowm sendrolmlu yani hastalıkları farklı ama yüzleri flulaştırılabilirse anlaşılmaz. Görev ise aynı mıtfakta ailesine destek olması</w:t>
            </w:r>
          </w:p>
        </w:tc>
      </w:tr>
    </w:tbl>
    <w:p w14:paraId="52C201F8" w14:textId="77D25949" w:rsidR="00FF3D48" w:rsidRDefault="00FF3D48" w:rsidP="00C32141">
      <w:pPr>
        <w:jc w:val="both"/>
        <w:rPr>
          <w:sz w:val="22"/>
          <w:szCs w:val="22"/>
        </w:rPr>
      </w:pPr>
    </w:p>
    <w:p w14:paraId="5BB84FB0" w14:textId="48D5EAAE" w:rsidR="00FF3D48" w:rsidRDefault="00FF3D48" w:rsidP="00C32141">
      <w:pPr>
        <w:jc w:val="both"/>
        <w:rPr>
          <w:sz w:val="22"/>
          <w:szCs w:val="22"/>
        </w:rPr>
      </w:pPr>
    </w:p>
    <w:p w14:paraId="5198E396" w14:textId="715FCB2E" w:rsidR="00FF3D48" w:rsidRDefault="00FF3D48" w:rsidP="00C32141">
      <w:pPr>
        <w:jc w:val="both"/>
        <w:rPr>
          <w:sz w:val="22"/>
          <w:szCs w:val="22"/>
        </w:rPr>
      </w:pPr>
    </w:p>
    <w:p w14:paraId="03028DD0" w14:textId="14071FD5" w:rsidR="00FF3D48" w:rsidRDefault="00FF3D48" w:rsidP="00C32141">
      <w:pPr>
        <w:jc w:val="both"/>
        <w:rPr>
          <w:sz w:val="22"/>
          <w:szCs w:val="22"/>
        </w:rPr>
      </w:pPr>
    </w:p>
    <w:p w14:paraId="705CFBDB" w14:textId="3A36EA5C" w:rsidR="00FF3D48" w:rsidRDefault="00FF3D48" w:rsidP="00C32141">
      <w:pPr>
        <w:jc w:val="both"/>
        <w:rPr>
          <w:sz w:val="22"/>
          <w:szCs w:val="22"/>
        </w:rPr>
      </w:pPr>
    </w:p>
    <w:p w14:paraId="67C9912E" w14:textId="3AD36FAC" w:rsidR="00FF3D48" w:rsidRDefault="00FF3D48" w:rsidP="00C32141">
      <w:pPr>
        <w:jc w:val="both"/>
        <w:rPr>
          <w:sz w:val="22"/>
          <w:szCs w:val="22"/>
        </w:rPr>
      </w:pPr>
    </w:p>
    <w:p w14:paraId="5C6FEAC8" w14:textId="4C8ED791" w:rsidR="00FF3D48" w:rsidRDefault="00FF3D48" w:rsidP="00C32141">
      <w:pPr>
        <w:jc w:val="both"/>
        <w:rPr>
          <w:sz w:val="22"/>
          <w:szCs w:val="22"/>
        </w:rPr>
      </w:pPr>
    </w:p>
    <w:p w14:paraId="1EF0B882" w14:textId="7232AC86" w:rsidR="00FF3D48" w:rsidRDefault="00FF3D48" w:rsidP="00C32141">
      <w:pPr>
        <w:jc w:val="both"/>
        <w:rPr>
          <w:sz w:val="22"/>
          <w:szCs w:val="22"/>
        </w:rPr>
      </w:pPr>
    </w:p>
    <w:p w14:paraId="1D117709" w14:textId="42104C8A" w:rsidR="00755870" w:rsidRDefault="00755870" w:rsidP="00C32141">
      <w:pPr>
        <w:jc w:val="both"/>
        <w:rPr>
          <w:sz w:val="22"/>
          <w:szCs w:val="22"/>
        </w:rPr>
      </w:pPr>
    </w:p>
    <w:p w14:paraId="065533C9" w14:textId="0DB05DD8" w:rsidR="00755870" w:rsidRDefault="00755870" w:rsidP="00C32141">
      <w:pPr>
        <w:jc w:val="both"/>
        <w:rPr>
          <w:sz w:val="22"/>
          <w:szCs w:val="22"/>
        </w:rPr>
      </w:pPr>
    </w:p>
    <w:p w14:paraId="420CE74F" w14:textId="04129240" w:rsidR="00755870" w:rsidRDefault="00755870" w:rsidP="00C32141">
      <w:pPr>
        <w:jc w:val="both"/>
        <w:rPr>
          <w:sz w:val="22"/>
          <w:szCs w:val="22"/>
        </w:rPr>
      </w:pPr>
    </w:p>
    <w:p w14:paraId="57815ED7" w14:textId="192043C9" w:rsidR="00755870" w:rsidRDefault="00755870" w:rsidP="00C32141">
      <w:pPr>
        <w:jc w:val="both"/>
        <w:rPr>
          <w:sz w:val="22"/>
          <w:szCs w:val="22"/>
        </w:rPr>
      </w:pPr>
    </w:p>
    <w:p w14:paraId="05D53C28" w14:textId="60717E9B" w:rsidR="00755870" w:rsidRDefault="00755870" w:rsidP="00C32141">
      <w:pPr>
        <w:jc w:val="both"/>
        <w:rPr>
          <w:sz w:val="22"/>
          <w:szCs w:val="22"/>
        </w:rPr>
      </w:pPr>
    </w:p>
    <w:p w14:paraId="7D12E35C" w14:textId="58A94591" w:rsidR="00755870" w:rsidRDefault="00755870" w:rsidP="00C32141">
      <w:pPr>
        <w:jc w:val="both"/>
        <w:rPr>
          <w:sz w:val="22"/>
          <w:szCs w:val="22"/>
        </w:rPr>
      </w:pPr>
    </w:p>
    <w:p w14:paraId="70DEC355" w14:textId="2CF89728" w:rsidR="00755870" w:rsidRDefault="00755870" w:rsidP="00C32141">
      <w:pPr>
        <w:jc w:val="both"/>
        <w:rPr>
          <w:sz w:val="22"/>
          <w:szCs w:val="22"/>
        </w:rPr>
      </w:pPr>
    </w:p>
    <w:p w14:paraId="57CB95FF" w14:textId="384647E1" w:rsidR="00755870" w:rsidRDefault="00755870" w:rsidP="00C32141">
      <w:pPr>
        <w:jc w:val="both"/>
        <w:rPr>
          <w:sz w:val="22"/>
          <w:szCs w:val="22"/>
        </w:rPr>
      </w:pPr>
    </w:p>
    <w:p w14:paraId="7B406052" w14:textId="6FBC24F8" w:rsidR="00755870" w:rsidRDefault="00755870" w:rsidP="00C32141">
      <w:pPr>
        <w:jc w:val="both"/>
        <w:rPr>
          <w:sz w:val="22"/>
          <w:szCs w:val="22"/>
        </w:rPr>
      </w:pPr>
    </w:p>
    <w:p w14:paraId="1FE32F9D" w14:textId="69A654B4" w:rsidR="00755870" w:rsidRDefault="00755870" w:rsidP="00C32141">
      <w:pPr>
        <w:jc w:val="both"/>
        <w:rPr>
          <w:sz w:val="22"/>
          <w:szCs w:val="22"/>
        </w:rPr>
      </w:pPr>
    </w:p>
    <w:p w14:paraId="2D0C5FD9" w14:textId="4EC5D53B" w:rsidR="00755870" w:rsidRDefault="00755870" w:rsidP="00C32141">
      <w:pPr>
        <w:jc w:val="both"/>
        <w:rPr>
          <w:sz w:val="22"/>
          <w:szCs w:val="22"/>
        </w:rPr>
      </w:pPr>
    </w:p>
    <w:p w14:paraId="16922AA1" w14:textId="007A0F13" w:rsidR="00755870" w:rsidRDefault="00755870" w:rsidP="00C32141">
      <w:pPr>
        <w:jc w:val="both"/>
        <w:rPr>
          <w:sz w:val="22"/>
          <w:szCs w:val="22"/>
        </w:rPr>
      </w:pPr>
    </w:p>
    <w:p w14:paraId="65A1024C" w14:textId="6CE218DD" w:rsidR="00755870" w:rsidRDefault="00755870" w:rsidP="00C32141">
      <w:pPr>
        <w:jc w:val="both"/>
        <w:rPr>
          <w:sz w:val="22"/>
          <w:szCs w:val="22"/>
        </w:rPr>
      </w:pPr>
    </w:p>
    <w:p w14:paraId="38E0DA3C" w14:textId="77777777" w:rsidR="00755870" w:rsidRPr="00C32141" w:rsidRDefault="00755870" w:rsidP="00C32141">
      <w:pPr>
        <w:jc w:val="both"/>
        <w:rPr>
          <w:sz w:val="22"/>
          <w:szCs w:val="22"/>
        </w:rPr>
      </w:pPr>
    </w:p>
    <w:p w14:paraId="29556DFD" w14:textId="3E3F15BA" w:rsidR="00C32141" w:rsidRDefault="00C32141" w:rsidP="00C32141">
      <w:pPr>
        <w:jc w:val="both"/>
        <w:rPr>
          <w:color w:val="23423A"/>
          <w:sz w:val="22"/>
          <w:szCs w:val="22"/>
        </w:rPr>
      </w:pPr>
      <w:r w:rsidRPr="00C32141">
        <w:rPr>
          <w:b/>
          <w:sz w:val="22"/>
          <w:szCs w:val="22"/>
        </w:rPr>
        <w:lastRenderedPageBreak/>
        <w:t>Genel bilgi 5</w:t>
      </w:r>
      <w:r w:rsidR="008E33FE">
        <w:rPr>
          <w:b/>
          <w:sz w:val="22"/>
          <w:szCs w:val="22"/>
        </w:rPr>
        <w:t xml:space="preserve"> (sosyal katılım)</w:t>
      </w:r>
      <w:r w:rsidRPr="00C32141">
        <w:rPr>
          <w:b/>
          <w:sz w:val="22"/>
          <w:szCs w:val="22"/>
        </w:rPr>
        <w:t xml:space="preserve">: </w:t>
      </w:r>
      <w:r>
        <w:rPr>
          <w:sz w:val="22"/>
          <w:szCs w:val="22"/>
        </w:rPr>
        <w:t xml:space="preserve">Sağlıklı 2-4 yaş arası çocukların ev dışında kreş, oyun parkları, yeşil alanlar gibi farklı zeminler (çimli, kumlu, sert, yumuşak, çamurlu gibi…) içeren kendi yaşıtları da dahil farklı yaşlarda insanların ve diğer canlıların olduğu geniş açık hava alanlarında aktivitelere katılması sosyal rol gelişimini destekler.  </w:t>
      </w:r>
      <w:r w:rsidRPr="00C32141">
        <w:rPr>
          <w:sz w:val="22"/>
          <w:szCs w:val="22"/>
        </w:rPr>
        <w:t xml:space="preserve">Anne ve baba ile </w:t>
      </w:r>
      <w:r>
        <w:rPr>
          <w:sz w:val="22"/>
          <w:szCs w:val="22"/>
        </w:rPr>
        <w:t xml:space="preserve">çocuğun </w:t>
      </w:r>
      <w:r w:rsidRPr="00C32141">
        <w:rPr>
          <w:sz w:val="22"/>
          <w:szCs w:val="22"/>
        </w:rPr>
        <w:t>iletişim</w:t>
      </w:r>
      <w:r>
        <w:rPr>
          <w:sz w:val="22"/>
          <w:szCs w:val="22"/>
        </w:rPr>
        <w:t xml:space="preserve"> becerilerini artırır</w:t>
      </w:r>
      <w:r w:rsidRPr="00C32141">
        <w:rPr>
          <w:sz w:val="22"/>
          <w:szCs w:val="22"/>
        </w:rPr>
        <w:t xml:space="preserve">. </w:t>
      </w:r>
      <w:r>
        <w:rPr>
          <w:sz w:val="22"/>
          <w:szCs w:val="22"/>
        </w:rPr>
        <w:t>SP’li çocukların da fiziksel olarak özel gereksinimi ne kadar fazla olursa olsun ailesi ile birlikte, fizyoterapistlerin önerdiği yardımcı cihazlarla birlikte h</w:t>
      </w:r>
      <w:r w:rsidRPr="00C32141">
        <w:rPr>
          <w:sz w:val="22"/>
          <w:szCs w:val="22"/>
        </w:rPr>
        <w:t xml:space="preserve">aftanın belli günleri kendi yaşıtlarının olduğu parklara, oyun alanlarına </w:t>
      </w:r>
      <w:r>
        <w:rPr>
          <w:sz w:val="22"/>
          <w:szCs w:val="22"/>
        </w:rPr>
        <w:t xml:space="preserve">gitmesini öneririz.Siz de çocuğunuzun sizinle, dış çevre ile </w:t>
      </w:r>
      <w:r w:rsidRPr="00C32141">
        <w:rPr>
          <w:sz w:val="22"/>
          <w:szCs w:val="22"/>
        </w:rPr>
        <w:t xml:space="preserve"> </w:t>
      </w:r>
      <w:r>
        <w:rPr>
          <w:sz w:val="22"/>
          <w:szCs w:val="22"/>
        </w:rPr>
        <w:t xml:space="preserve">sosyal ortamlara katılarak </w:t>
      </w:r>
      <w:r w:rsidRPr="00C32141">
        <w:rPr>
          <w:sz w:val="22"/>
          <w:szCs w:val="22"/>
        </w:rPr>
        <w:t>iletişim kurmasına izin veriniz.</w:t>
      </w:r>
      <w:r>
        <w:rPr>
          <w:sz w:val="22"/>
          <w:szCs w:val="22"/>
        </w:rPr>
        <w:t xml:space="preserve"> </w:t>
      </w:r>
      <w:r w:rsidRPr="00C32141">
        <w:rPr>
          <w:sz w:val="22"/>
          <w:szCs w:val="22"/>
        </w:rPr>
        <w:t xml:space="preserve">İki yaşından sonra doktorunuzun da onayı olursa kontrollü bir şekilde yüzme, ata binme gibi sosyal aktiviteler </w:t>
      </w:r>
      <w:r>
        <w:rPr>
          <w:sz w:val="22"/>
          <w:szCs w:val="22"/>
        </w:rPr>
        <w:t xml:space="preserve">de </w:t>
      </w:r>
      <w:r w:rsidRPr="00C32141">
        <w:rPr>
          <w:sz w:val="22"/>
          <w:szCs w:val="22"/>
        </w:rPr>
        <w:t>yapabilirsiniz.</w:t>
      </w:r>
      <w:r w:rsidRPr="00C32141">
        <w:rPr>
          <w:color w:val="23423A"/>
          <w:sz w:val="22"/>
          <w:szCs w:val="22"/>
        </w:rPr>
        <w:t xml:space="preserve"> Aşağıda birkaç aktivite örneği bulacaksınız. Eğer daha fazla bilgi almak ya da soru sormak istiyorsanız ….. linkinden fizyoterapistimize danışabilirsiniz.</w:t>
      </w:r>
    </w:p>
    <w:p w14:paraId="30C29CB7" w14:textId="3502F3F8" w:rsidR="00DB493C" w:rsidRDefault="00DB493C" w:rsidP="00C32141">
      <w:pPr>
        <w:jc w:val="both"/>
        <w:rPr>
          <w:sz w:val="22"/>
          <w:szCs w:val="22"/>
        </w:rPr>
      </w:pPr>
    </w:p>
    <w:tbl>
      <w:tblPr>
        <w:tblStyle w:val="TableGrid"/>
        <w:tblW w:w="0" w:type="auto"/>
        <w:tblLook w:val="04A0" w:firstRow="1" w:lastRow="0" w:firstColumn="1" w:lastColumn="0" w:noHBand="0" w:noVBand="1"/>
      </w:tblPr>
      <w:tblGrid>
        <w:gridCol w:w="5167"/>
        <w:gridCol w:w="3889"/>
      </w:tblGrid>
      <w:tr w:rsidR="00FF3D48" w14:paraId="2E632038" w14:textId="77777777" w:rsidTr="009A3FFC">
        <w:tc>
          <w:tcPr>
            <w:tcW w:w="2547" w:type="dxa"/>
          </w:tcPr>
          <w:p w14:paraId="7B270179" w14:textId="61F7613D" w:rsidR="00FF3D48" w:rsidRDefault="008E33FE" w:rsidP="009A3FFC">
            <w:pPr>
              <w:pStyle w:val="NormalWeb"/>
              <w:jc w:val="both"/>
              <w:rPr>
                <w:rFonts w:asciiTheme="minorHAnsi" w:hAnsiTheme="minorHAnsi"/>
                <w:color w:val="23423A"/>
                <w:sz w:val="22"/>
                <w:szCs w:val="22"/>
              </w:rPr>
            </w:pPr>
            <w:r>
              <w:rPr>
                <w:b/>
                <w:noProof/>
                <w:sz w:val="22"/>
                <w:szCs w:val="22"/>
              </w:rPr>
              <w:drawing>
                <wp:anchor distT="0" distB="0" distL="114300" distR="114300" simplePos="0" relativeHeight="251797504" behindDoc="0" locked="0" layoutInCell="1" allowOverlap="1" wp14:anchorId="6A5A43FD" wp14:editId="28739E37">
                  <wp:simplePos x="0" y="0"/>
                  <wp:positionH relativeFrom="column">
                    <wp:posOffset>130810</wp:posOffset>
                  </wp:positionH>
                  <wp:positionV relativeFrom="paragraph">
                    <wp:posOffset>14904</wp:posOffset>
                  </wp:positionV>
                  <wp:extent cx="1102360" cy="1377950"/>
                  <wp:effectExtent l="0" t="0" r="2540" b="635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video 11 sosyal katılım .mp4" descr="movie::/Users/kubra/Desktop/Videolar GMFCS III yaş 36 ay/video 11 sosyal katılım .mp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02360" cy="1377950"/>
                          </a:xfrm>
                          <a:prstGeom prst="rect">
                            <a:avLst/>
                          </a:prstGeom>
                        </pic:spPr>
                      </pic:pic>
                    </a:graphicData>
                  </a:graphic>
                  <wp14:sizeRelH relativeFrom="margin">
                    <wp14:pctWidth>0</wp14:pctWidth>
                  </wp14:sizeRelH>
                  <wp14:sizeRelV relativeFrom="margin">
                    <wp14:pctHeight>0</wp14:pctHeight>
                  </wp14:sizeRelV>
                </wp:anchor>
              </w:drawing>
            </w:r>
          </w:p>
        </w:tc>
        <w:tc>
          <w:tcPr>
            <w:tcW w:w="6509" w:type="dxa"/>
          </w:tcPr>
          <w:p w14:paraId="22707CEA" w14:textId="7B9F2E79" w:rsidR="00FF3D48" w:rsidRDefault="00FF3D48" w:rsidP="009A3FFC">
            <w:pPr>
              <w:pStyle w:val="NormalWeb"/>
              <w:shd w:val="clear" w:color="auto" w:fill="FFFFFF"/>
              <w:jc w:val="both"/>
              <w:rPr>
                <w:rFonts w:asciiTheme="minorHAnsi" w:hAnsiTheme="minorHAnsi"/>
                <w:color w:val="23423A"/>
                <w:sz w:val="22"/>
                <w:szCs w:val="22"/>
              </w:rPr>
            </w:pPr>
            <w:r>
              <w:rPr>
                <w:rFonts w:asciiTheme="minorHAnsi" w:hAnsiTheme="minorHAnsi"/>
                <w:color w:val="23423A"/>
                <w:sz w:val="22"/>
                <w:szCs w:val="22"/>
              </w:rPr>
              <w:t xml:space="preserve">Video 13: </w:t>
            </w:r>
          </w:p>
          <w:p w14:paraId="5074DD85" w14:textId="77777777" w:rsidR="00FF3D48" w:rsidRDefault="00FF3D48" w:rsidP="009A3FFC">
            <w:pPr>
              <w:pStyle w:val="NormalWeb"/>
              <w:jc w:val="both"/>
              <w:rPr>
                <w:rFonts w:asciiTheme="minorHAnsi" w:hAnsiTheme="minorHAnsi"/>
                <w:color w:val="23423A"/>
                <w:sz w:val="22"/>
                <w:szCs w:val="22"/>
              </w:rPr>
            </w:pPr>
          </w:p>
        </w:tc>
      </w:tr>
      <w:tr w:rsidR="00FF3D48" w14:paraId="08658187" w14:textId="77777777" w:rsidTr="009A3FFC">
        <w:tc>
          <w:tcPr>
            <w:tcW w:w="2547" w:type="dxa"/>
          </w:tcPr>
          <w:p w14:paraId="2BD7C336" w14:textId="5D914943" w:rsidR="00FF3D48" w:rsidRDefault="008E33FE" w:rsidP="009A3FFC">
            <w:pPr>
              <w:pStyle w:val="NormalWeb"/>
              <w:jc w:val="center"/>
              <w:rPr>
                <w:rFonts w:asciiTheme="minorHAnsi" w:hAnsiTheme="minorHAnsi"/>
                <w:color w:val="23423A"/>
                <w:sz w:val="22"/>
                <w:szCs w:val="22"/>
              </w:rPr>
            </w:pPr>
            <w:r>
              <w:rPr>
                <w:b/>
                <w:noProof/>
                <w:sz w:val="22"/>
                <w:szCs w:val="22"/>
              </w:rPr>
              <w:drawing>
                <wp:anchor distT="0" distB="0" distL="114300" distR="114300" simplePos="0" relativeHeight="251799552" behindDoc="0" locked="0" layoutInCell="1" allowOverlap="1" wp14:anchorId="29B472B2" wp14:editId="7A234656">
                  <wp:simplePos x="0" y="0"/>
                  <wp:positionH relativeFrom="column">
                    <wp:posOffset>184524</wp:posOffset>
                  </wp:positionH>
                  <wp:positionV relativeFrom="paragraph">
                    <wp:posOffset>53975</wp:posOffset>
                  </wp:positionV>
                  <wp:extent cx="1236980" cy="1545590"/>
                  <wp:effectExtent l="0" t="0" r="0" b="381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video 12 sosyal katılım.mp4" descr="movie::/Users/kubra/Desktop/Videolar GMFCS III yaş 36 ay/video 12 sosyal katılım.mp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36980" cy="1545590"/>
                          </a:xfrm>
                          <a:prstGeom prst="rect">
                            <a:avLst/>
                          </a:prstGeom>
                        </pic:spPr>
                      </pic:pic>
                    </a:graphicData>
                  </a:graphic>
                  <wp14:sizeRelH relativeFrom="margin">
                    <wp14:pctWidth>0</wp14:pctWidth>
                  </wp14:sizeRelH>
                  <wp14:sizeRelV relativeFrom="margin">
                    <wp14:pctHeight>0</wp14:pctHeight>
                  </wp14:sizeRelV>
                </wp:anchor>
              </w:drawing>
            </w:r>
          </w:p>
        </w:tc>
        <w:tc>
          <w:tcPr>
            <w:tcW w:w="6509" w:type="dxa"/>
          </w:tcPr>
          <w:p w14:paraId="0F68B14F" w14:textId="7C622300" w:rsidR="00FF3D48" w:rsidRDefault="00FF3D48" w:rsidP="009A3FFC">
            <w:pPr>
              <w:pStyle w:val="NormalWeb"/>
              <w:shd w:val="clear" w:color="auto" w:fill="FFFFFF"/>
              <w:jc w:val="both"/>
              <w:rPr>
                <w:rFonts w:asciiTheme="minorHAnsi" w:hAnsiTheme="minorHAnsi"/>
                <w:color w:val="23423A"/>
                <w:sz w:val="22"/>
                <w:szCs w:val="22"/>
              </w:rPr>
            </w:pPr>
            <w:r>
              <w:rPr>
                <w:rFonts w:asciiTheme="minorHAnsi" w:hAnsiTheme="minorHAnsi"/>
                <w:color w:val="23423A"/>
                <w:sz w:val="22"/>
                <w:szCs w:val="22"/>
              </w:rPr>
              <w:t>Video 14:</w:t>
            </w:r>
          </w:p>
          <w:p w14:paraId="3E66CA23" w14:textId="77777777" w:rsidR="00FF3D48" w:rsidRDefault="00FF3D48" w:rsidP="009A3FFC">
            <w:pPr>
              <w:pStyle w:val="NormalWeb"/>
              <w:shd w:val="clear" w:color="auto" w:fill="FFFFFF"/>
              <w:jc w:val="both"/>
              <w:rPr>
                <w:rFonts w:asciiTheme="minorHAnsi" w:hAnsiTheme="minorHAnsi"/>
                <w:color w:val="23423A"/>
                <w:sz w:val="22"/>
                <w:szCs w:val="22"/>
              </w:rPr>
            </w:pPr>
          </w:p>
        </w:tc>
      </w:tr>
      <w:tr w:rsidR="00FF3D48" w14:paraId="20AABBF2" w14:textId="77777777" w:rsidTr="009A3FFC">
        <w:tc>
          <w:tcPr>
            <w:tcW w:w="2547" w:type="dxa"/>
          </w:tcPr>
          <w:p w14:paraId="3926BF3B" w14:textId="1E78A31B" w:rsidR="00FF3D48" w:rsidRPr="00D37F61" w:rsidRDefault="008E33FE" w:rsidP="009A3FFC">
            <w:pPr>
              <w:pStyle w:val="NormalWeb"/>
              <w:jc w:val="center"/>
              <w:rPr>
                <w:rFonts w:asciiTheme="minorHAnsi" w:hAnsiTheme="minorHAnsi"/>
                <w:color w:val="23423A"/>
                <w:sz w:val="22"/>
                <w:szCs w:val="22"/>
              </w:rPr>
            </w:pPr>
            <w:r>
              <w:rPr>
                <w:b/>
                <w:noProof/>
                <w:sz w:val="22"/>
                <w:szCs w:val="22"/>
              </w:rPr>
              <w:drawing>
                <wp:anchor distT="0" distB="0" distL="114300" distR="114300" simplePos="0" relativeHeight="251801600" behindDoc="0" locked="0" layoutInCell="1" allowOverlap="1" wp14:anchorId="151610BD" wp14:editId="7551ACC7">
                  <wp:simplePos x="0" y="0"/>
                  <wp:positionH relativeFrom="column">
                    <wp:posOffset>-6350</wp:posOffset>
                  </wp:positionH>
                  <wp:positionV relativeFrom="paragraph">
                    <wp:posOffset>33618</wp:posOffset>
                  </wp:positionV>
                  <wp:extent cx="1633220" cy="1633220"/>
                  <wp:effectExtent l="0" t="0" r="5080" b="508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video 13 sosyal katılım.mp4" descr="movie::/Users/kubra/Desktop/Videolar GMFCS III yaş 36 ay/video 13 sosyal katılım.mp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33220" cy="1633220"/>
                          </a:xfrm>
                          <a:prstGeom prst="rect">
                            <a:avLst/>
                          </a:prstGeom>
                        </pic:spPr>
                      </pic:pic>
                    </a:graphicData>
                  </a:graphic>
                  <wp14:sizeRelH relativeFrom="margin">
                    <wp14:pctWidth>0</wp14:pctWidth>
                  </wp14:sizeRelH>
                  <wp14:sizeRelV relativeFrom="margin">
                    <wp14:pctHeight>0</wp14:pctHeight>
                  </wp14:sizeRelV>
                </wp:anchor>
              </w:drawing>
            </w:r>
          </w:p>
        </w:tc>
        <w:tc>
          <w:tcPr>
            <w:tcW w:w="6509" w:type="dxa"/>
          </w:tcPr>
          <w:p w14:paraId="1E831433" w14:textId="13D5188B" w:rsidR="00FF3D48" w:rsidRPr="00C32141" w:rsidRDefault="00FF3D48" w:rsidP="009A3FFC">
            <w:pPr>
              <w:pStyle w:val="NormalWeb"/>
              <w:shd w:val="clear" w:color="auto" w:fill="FFFFFF"/>
              <w:jc w:val="both"/>
              <w:rPr>
                <w:rFonts w:asciiTheme="minorHAnsi" w:hAnsiTheme="minorHAnsi"/>
                <w:color w:val="23423A"/>
                <w:sz w:val="22"/>
                <w:szCs w:val="22"/>
              </w:rPr>
            </w:pPr>
            <w:r>
              <w:rPr>
                <w:rFonts w:asciiTheme="minorHAnsi" w:hAnsiTheme="minorHAnsi"/>
                <w:color w:val="23423A"/>
                <w:sz w:val="22"/>
                <w:szCs w:val="22"/>
              </w:rPr>
              <w:t>Video 15:</w:t>
            </w:r>
          </w:p>
          <w:p w14:paraId="25AAB33C" w14:textId="77777777" w:rsidR="00FF3D48" w:rsidRDefault="00FF3D48" w:rsidP="009A3FFC">
            <w:pPr>
              <w:pStyle w:val="NormalWeb"/>
              <w:jc w:val="both"/>
              <w:rPr>
                <w:rFonts w:asciiTheme="minorHAnsi" w:hAnsiTheme="minorHAnsi"/>
                <w:color w:val="23423A"/>
                <w:sz w:val="22"/>
                <w:szCs w:val="22"/>
              </w:rPr>
            </w:pPr>
          </w:p>
        </w:tc>
      </w:tr>
      <w:tr w:rsidR="008E33FE" w14:paraId="5F0980BC" w14:textId="77777777" w:rsidTr="009A3FFC">
        <w:tc>
          <w:tcPr>
            <w:tcW w:w="2547" w:type="dxa"/>
          </w:tcPr>
          <w:p w14:paraId="0A9CA1B7" w14:textId="0216ED1F" w:rsidR="008E33FE" w:rsidRDefault="00E8316E" w:rsidP="008E33FE">
            <w:hyperlink r:id="rId22" w:history="1">
              <w:r w:rsidR="008E33FE" w:rsidRPr="000C7F63">
                <w:rPr>
                  <w:rStyle w:val="Hyperlink"/>
                </w:rPr>
                <w:t>https://www.youtube.com/watch?v=FbpZzXOhYys</w:t>
              </w:r>
            </w:hyperlink>
            <w:r w:rsidR="008E33FE">
              <w:t xml:space="preserve"> </w:t>
            </w:r>
          </w:p>
          <w:p w14:paraId="46901389" w14:textId="77777777" w:rsidR="008E33FE" w:rsidRDefault="008E33FE" w:rsidP="009A3FFC">
            <w:pPr>
              <w:pStyle w:val="NormalWeb"/>
              <w:jc w:val="center"/>
              <w:rPr>
                <w:b/>
                <w:noProof/>
                <w:sz w:val="22"/>
                <w:szCs w:val="22"/>
              </w:rPr>
            </w:pPr>
          </w:p>
        </w:tc>
        <w:tc>
          <w:tcPr>
            <w:tcW w:w="6509" w:type="dxa"/>
          </w:tcPr>
          <w:p w14:paraId="204A5772" w14:textId="3A710A35" w:rsidR="008E33FE" w:rsidRDefault="008E33FE" w:rsidP="009A3FFC">
            <w:pPr>
              <w:pStyle w:val="NormalWeb"/>
              <w:shd w:val="clear" w:color="auto" w:fill="FFFFFF"/>
              <w:jc w:val="both"/>
              <w:rPr>
                <w:rFonts w:asciiTheme="minorHAnsi" w:hAnsiTheme="minorHAnsi"/>
                <w:color w:val="23423A"/>
                <w:sz w:val="22"/>
                <w:szCs w:val="22"/>
              </w:rPr>
            </w:pPr>
            <w:r>
              <w:rPr>
                <w:rFonts w:asciiTheme="minorHAnsi" w:hAnsiTheme="minorHAnsi"/>
                <w:color w:val="23423A"/>
                <w:sz w:val="22"/>
                <w:szCs w:val="22"/>
              </w:rPr>
              <w:t xml:space="preserve">Video 16: hippoterapi </w:t>
            </w:r>
          </w:p>
        </w:tc>
      </w:tr>
    </w:tbl>
    <w:p w14:paraId="3F0EFAE0" w14:textId="66D2B442" w:rsidR="00FF3D48" w:rsidRDefault="00FF3D48" w:rsidP="00C32141">
      <w:pPr>
        <w:jc w:val="both"/>
        <w:rPr>
          <w:b/>
          <w:sz w:val="22"/>
          <w:szCs w:val="22"/>
        </w:rPr>
      </w:pPr>
    </w:p>
    <w:p w14:paraId="7400517B" w14:textId="77777777" w:rsidR="00FF3D48" w:rsidRDefault="00FF3D48" w:rsidP="00C32141">
      <w:pPr>
        <w:jc w:val="both"/>
        <w:rPr>
          <w:b/>
          <w:sz w:val="22"/>
          <w:szCs w:val="22"/>
        </w:rPr>
      </w:pPr>
    </w:p>
    <w:p w14:paraId="5CC13ED1" w14:textId="252104B1" w:rsidR="00FF3D48" w:rsidRDefault="00FF3D48" w:rsidP="00C32141">
      <w:pPr>
        <w:jc w:val="both"/>
        <w:rPr>
          <w:b/>
          <w:sz w:val="22"/>
          <w:szCs w:val="22"/>
        </w:rPr>
      </w:pPr>
    </w:p>
    <w:p w14:paraId="7EBDCC6B" w14:textId="52582812" w:rsidR="00755870" w:rsidRDefault="00755870" w:rsidP="00C32141">
      <w:pPr>
        <w:jc w:val="both"/>
        <w:rPr>
          <w:b/>
          <w:sz w:val="22"/>
          <w:szCs w:val="22"/>
        </w:rPr>
      </w:pPr>
    </w:p>
    <w:p w14:paraId="1B06167B" w14:textId="53991B4A" w:rsidR="00755870" w:rsidRDefault="00755870" w:rsidP="00C32141">
      <w:pPr>
        <w:jc w:val="both"/>
        <w:rPr>
          <w:b/>
          <w:sz w:val="22"/>
          <w:szCs w:val="22"/>
        </w:rPr>
      </w:pPr>
    </w:p>
    <w:p w14:paraId="33B8BEF9" w14:textId="51832F2C" w:rsidR="00755870" w:rsidRDefault="00755870" w:rsidP="00C32141">
      <w:pPr>
        <w:jc w:val="both"/>
        <w:rPr>
          <w:b/>
          <w:sz w:val="22"/>
          <w:szCs w:val="22"/>
        </w:rPr>
      </w:pPr>
    </w:p>
    <w:p w14:paraId="30B58739" w14:textId="3F116030" w:rsidR="00755870" w:rsidRDefault="00755870" w:rsidP="00C32141">
      <w:pPr>
        <w:jc w:val="both"/>
        <w:rPr>
          <w:b/>
          <w:sz w:val="22"/>
          <w:szCs w:val="22"/>
        </w:rPr>
      </w:pPr>
    </w:p>
    <w:p w14:paraId="18A3DA0C" w14:textId="60F0B235" w:rsidR="00755870" w:rsidRDefault="00755870" w:rsidP="00C32141">
      <w:pPr>
        <w:jc w:val="both"/>
        <w:rPr>
          <w:b/>
          <w:sz w:val="22"/>
          <w:szCs w:val="22"/>
        </w:rPr>
      </w:pPr>
    </w:p>
    <w:p w14:paraId="0CF18FC5" w14:textId="77777777" w:rsidR="00755870" w:rsidRDefault="00755870" w:rsidP="00C32141">
      <w:pPr>
        <w:jc w:val="both"/>
        <w:rPr>
          <w:b/>
          <w:sz w:val="22"/>
          <w:szCs w:val="22"/>
        </w:rPr>
      </w:pPr>
    </w:p>
    <w:p w14:paraId="4D56429E" w14:textId="657A4367" w:rsidR="00DB493C" w:rsidRDefault="00DB493C" w:rsidP="00C32141">
      <w:pPr>
        <w:jc w:val="both"/>
        <w:rPr>
          <w:color w:val="23423A"/>
          <w:sz w:val="22"/>
          <w:szCs w:val="22"/>
        </w:rPr>
      </w:pPr>
      <w:r w:rsidRPr="00DB493C">
        <w:rPr>
          <w:b/>
          <w:sz w:val="22"/>
          <w:szCs w:val="22"/>
        </w:rPr>
        <w:lastRenderedPageBreak/>
        <w:t xml:space="preserve">Genel bilgi 6: </w:t>
      </w:r>
      <w:r w:rsidRPr="00DB493C">
        <w:rPr>
          <w:sz w:val="22"/>
          <w:szCs w:val="22"/>
        </w:rPr>
        <w:t>2- 4 yaş arasında SP’li GMFCS 3 seviyesinde yer alan çocuklar ayakta durma sehpası, yürüyüş moldu ve gece pozisyonlama splintleri önerilir. Bunun yanında uzun mesafe dış ortamlarda tekerlekli sandalye ve oturma düzeneği de kullanılır.</w:t>
      </w:r>
      <w:r w:rsidRPr="00DB493C">
        <w:rPr>
          <w:color w:val="23423A"/>
          <w:sz w:val="22"/>
          <w:szCs w:val="22"/>
        </w:rPr>
        <w:t xml:space="preserve"> Aşağıda birkaç </w:t>
      </w:r>
      <w:r>
        <w:rPr>
          <w:color w:val="23423A"/>
          <w:sz w:val="22"/>
          <w:szCs w:val="22"/>
        </w:rPr>
        <w:t xml:space="preserve">resimle cihaz örneği </w:t>
      </w:r>
      <w:r w:rsidRPr="00DB493C">
        <w:rPr>
          <w:color w:val="23423A"/>
          <w:sz w:val="22"/>
          <w:szCs w:val="22"/>
        </w:rPr>
        <w:t xml:space="preserve">bulacaksınız. Eğer daha fazla bilgi almak ya da soru sormak istiyorsanız ….. linkinden fizyoterapistimize </w:t>
      </w:r>
      <w:r w:rsidR="00D37F61">
        <w:rPr>
          <w:color w:val="23423A"/>
          <w:sz w:val="22"/>
          <w:szCs w:val="22"/>
        </w:rPr>
        <w:t xml:space="preserve">video görüntülü ya da …. Linkine mesaj atarak </w:t>
      </w:r>
      <w:r w:rsidRPr="00DB493C">
        <w:rPr>
          <w:color w:val="23423A"/>
          <w:sz w:val="22"/>
          <w:szCs w:val="22"/>
        </w:rPr>
        <w:t>danışabilirsiniz.</w:t>
      </w:r>
      <w:r w:rsidR="00D37F61">
        <w:rPr>
          <w:color w:val="23423A"/>
          <w:sz w:val="22"/>
          <w:szCs w:val="22"/>
        </w:rPr>
        <w:t xml:space="preserve"> En kısa zamanda sizinli randevu bilgisi paylaşılacaktır. </w:t>
      </w:r>
    </w:p>
    <w:p w14:paraId="4A95E7C9" w14:textId="73E9F949" w:rsidR="00DB493C" w:rsidRDefault="00DB493C" w:rsidP="00C32141">
      <w:pPr>
        <w:jc w:val="both"/>
        <w:rPr>
          <w:b/>
          <w:sz w:val="22"/>
          <w:szCs w:val="22"/>
        </w:rPr>
      </w:pPr>
    </w:p>
    <w:tbl>
      <w:tblPr>
        <w:tblStyle w:val="TableGrid"/>
        <w:tblW w:w="0" w:type="auto"/>
        <w:tblLook w:val="04A0" w:firstRow="1" w:lastRow="0" w:firstColumn="1" w:lastColumn="0" w:noHBand="0" w:noVBand="1"/>
      </w:tblPr>
      <w:tblGrid>
        <w:gridCol w:w="4456"/>
        <w:gridCol w:w="4600"/>
      </w:tblGrid>
      <w:tr w:rsidR="008E33FE" w14:paraId="32D414D0" w14:textId="77777777" w:rsidTr="009A3FFC">
        <w:tc>
          <w:tcPr>
            <w:tcW w:w="2547" w:type="dxa"/>
          </w:tcPr>
          <w:p w14:paraId="4E082113" w14:textId="5D76F9F6" w:rsidR="00FF3D48" w:rsidRDefault="008E33FE" w:rsidP="009A3FFC">
            <w:pPr>
              <w:pStyle w:val="NormalWeb"/>
              <w:jc w:val="both"/>
              <w:rPr>
                <w:rFonts w:asciiTheme="minorHAnsi" w:hAnsiTheme="minorHAnsi"/>
                <w:color w:val="23423A"/>
                <w:sz w:val="22"/>
                <w:szCs w:val="22"/>
              </w:rPr>
            </w:pPr>
            <w:r>
              <w:rPr>
                <w:rFonts w:asciiTheme="minorHAnsi" w:hAnsiTheme="minorHAnsi"/>
                <w:noProof/>
                <w:color w:val="23423A"/>
                <w:sz w:val="22"/>
                <w:szCs w:val="22"/>
              </w:rPr>
              <w:drawing>
                <wp:inline distT="0" distB="0" distL="0" distR="0" wp14:anchorId="38602889" wp14:editId="5BFFE543">
                  <wp:extent cx="1438835" cy="1551041"/>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avpng_standing-frame-wheelchair-cerebral-palsy-child-disabilit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45376" cy="1558092"/>
                          </a:xfrm>
                          <a:prstGeom prst="rect">
                            <a:avLst/>
                          </a:prstGeom>
                        </pic:spPr>
                      </pic:pic>
                    </a:graphicData>
                  </a:graphic>
                </wp:inline>
              </w:drawing>
            </w:r>
          </w:p>
        </w:tc>
        <w:tc>
          <w:tcPr>
            <w:tcW w:w="6509" w:type="dxa"/>
          </w:tcPr>
          <w:p w14:paraId="28E9C1BA" w14:textId="13FCEFEF" w:rsidR="00FF3D48" w:rsidRDefault="00FF3D48" w:rsidP="009A3FFC">
            <w:pPr>
              <w:pStyle w:val="NormalWeb"/>
              <w:shd w:val="clear" w:color="auto" w:fill="FFFFFF"/>
              <w:jc w:val="both"/>
              <w:rPr>
                <w:rFonts w:asciiTheme="minorHAnsi" w:hAnsiTheme="minorHAnsi"/>
                <w:color w:val="23423A"/>
                <w:sz w:val="22"/>
                <w:szCs w:val="22"/>
              </w:rPr>
            </w:pPr>
            <w:r>
              <w:rPr>
                <w:rFonts w:asciiTheme="minorHAnsi" w:hAnsiTheme="minorHAnsi"/>
                <w:color w:val="23423A"/>
                <w:sz w:val="22"/>
                <w:szCs w:val="22"/>
              </w:rPr>
              <w:t xml:space="preserve">Resim 1: </w:t>
            </w:r>
          </w:p>
          <w:p w14:paraId="2AB9BEA9" w14:textId="77777777" w:rsidR="00FF3D48" w:rsidRDefault="00FF3D48" w:rsidP="009A3FFC">
            <w:pPr>
              <w:pStyle w:val="NormalWeb"/>
              <w:jc w:val="both"/>
              <w:rPr>
                <w:rFonts w:asciiTheme="minorHAnsi" w:hAnsiTheme="minorHAnsi"/>
                <w:color w:val="23423A"/>
                <w:sz w:val="22"/>
                <w:szCs w:val="22"/>
              </w:rPr>
            </w:pPr>
          </w:p>
        </w:tc>
      </w:tr>
      <w:tr w:rsidR="008E33FE" w14:paraId="2299B6DF" w14:textId="77777777" w:rsidTr="009A3FFC">
        <w:tc>
          <w:tcPr>
            <w:tcW w:w="2547" w:type="dxa"/>
          </w:tcPr>
          <w:p w14:paraId="0D2F4AFA" w14:textId="1C62C15C" w:rsidR="00FF3D48" w:rsidRDefault="008E33FE" w:rsidP="009A3FFC">
            <w:pPr>
              <w:pStyle w:val="NormalWeb"/>
              <w:jc w:val="center"/>
              <w:rPr>
                <w:rFonts w:asciiTheme="minorHAnsi" w:hAnsiTheme="minorHAnsi"/>
                <w:color w:val="23423A"/>
                <w:sz w:val="22"/>
                <w:szCs w:val="22"/>
              </w:rPr>
            </w:pPr>
            <w:r>
              <w:rPr>
                <w:rFonts w:asciiTheme="minorHAnsi" w:hAnsiTheme="minorHAnsi"/>
                <w:noProof/>
                <w:color w:val="23423A"/>
                <w:sz w:val="22"/>
                <w:szCs w:val="22"/>
              </w:rPr>
              <w:drawing>
                <wp:inline distT="0" distB="0" distL="0" distR="0" wp14:anchorId="0214E3D2" wp14:editId="5735B8C9">
                  <wp:extent cx="1304364" cy="1630528"/>
                  <wp:effectExtent l="0" t="0" r="381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yardımcı cihazlar resim 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23355" cy="1654268"/>
                          </a:xfrm>
                          <a:prstGeom prst="rect">
                            <a:avLst/>
                          </a:prstGeom>
                        </pic:spPr>
                      </pic:pic>
                    </a:graphicData>
                  </a:graphic>
                </wp:inline>
              </w:drawing>
            </w:r>
            <w:r w:rsidR="00886690">
              <w:rPr>
                <w:rFonts w:asciiTheme="minorHAnsi" w:hAnsiTheme="minorHAnsi"/>
                <w:noProof/>
                <w:color w:val="23423A"/>
                <w:sz w:val="22"/>
                <w:szCs w:val="22"/>
              </w:rPr>
              <w:t xml:space="preserve"> </w:t>
            </w:r>
            <w:r w:rsidR="00886690">
              <w:rPr>
                <w:rFonts w:asciiTheme="minorHAnsi" w:hAnsiTheme="minorHAnsi"/>
                <w:noProof/>
                <w:color w:val="23423A"/>
                <w:sz w:val="22"/>
                <w:szCs w:val="22"/>
              </w:rPr>
              <w:drawing>
                <wp:inline distT="0" distB="0" distL="0" distR="0" wp14:anchorId="482318AA" wp14:editId="057609CD">
                  <wp:extent cx="1539688" cy="84932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2-05-15 at 14.01.4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69546" cy="865795"/>
                          </a:xfrm>
                          <a:prstGeom prst="rect">
                            <a:avLst/>
                          </a:prstGeom>
                        </pic:spPr>
                      </pic:pic>
                    </a:graphicData>
                  </a:graphic>
                </wp:inline>
              </w:drawing>
            </w:r>
          </w:p>
        </w:tc>
        <w:tc>
          <w:tcPr>
            <w:tcW w:w="6509" w:type="dxa"/>
          </w:tcPr>
          <w:p w14:paraId="6A5C235F" w14:textId="3D8C9C80" w:rsidR="00FF3D48" w:rsidRDefault="00FF3D48" w:rsidP="009A3FFC">
            <w:pPr>
              <w:pStyle w:val="NormalWeb"/>
              <w:shd w:val="clear" w:color="auto" w:fill="FFFFFF"/>
              <w:jc w:val="both"/>
              <w:rPr>
                <w:rFonts w:asciiTheme="minorHAnsi" w:hAnsiTheme="minorHAnsi"/>
                <w:color w:val="23423A"/>
                <w:sz w:val="22"/>
                <w:szCs w:val="22"/>
              </w:rPr>
            </w:pPr>
            <w:r>
              <w:rPr>
                <w:rFonts w:asciiTheme="minorHAnsi" w:hAnsiTheme="minorHAnsi"/>
                <w:color w:val="23423A"/>
                <w:sz w:val="22"/>
                <w:szCs w:val="22"/>
              </w:rPr>
              <w:t>Resim 2</w:t>
            </w:r>
            <w:r w:rsidR="00886690">
              <w:rPr>
                <w:rFonts w:asciiTheme="minorHAnsi" w:hAnsiTheme="minorHAnsi"/>
                <w:color w:val="23423A"/>
                <w:sz w:val="22"/>
                <w:szCs w:val="22"/>
              </w:rPr>
              <w:t>a,2b</w:t>
            </w:r>
            <w:r>
              <w:rPr>
                <w:rFonts w:asciiTheme="minorHAnsi" w:hAnsiTheme="minorHAnsi"/>
                <w:color w:val="23423A"/>
                <w:sz w:val="22"/>
                <w:szCs w:val="22"/>
              </w:rPr>
              <w:t>:</w:t>
            </w:r>
          </w:p>
          <w:p w14:paraId="6BC5E972" w14:textId="77777777" w:rsidR="00FF3D48" w:rsidRDefault="00FF3D48" w:rsidP="009A3FFC">
            <w:pPr>
              <w:pStyle w:val="NormalWeb"/>
              <w:shd w:val="clear" w:color="auto" w:fill="FFFFFF"/>
              <w:jc w:val="both"/>
              <w:rPr>
                <w:rFonts w:asciiTheme="minorHAnsi" w:hAnsiTheme="minorHAnsi"/>
                <w:color w:val="23423A"/>
                <w:sz w:val="22"/>
                <w:szCs w:val="22"/>
              </w:rPr>
            </w:pPr>
          </w:p>
        </w:tc>
      </w:tr>
      <w:tr w:rsidR="008E33FE" w14:paraId="648D7B71" w14:textId="77777777" w:rsidTr="009A3FFC">
        <w:tc>
          <w:tcPr>
            <w:tcW w:w="2547" w:type="dxa"/>
          </w:tcPr>
          <w:p w14:paraId="7E09579C" w14:textId="217009EF" w:rsidR="00FF3D48" w:rsidRPr="00D37F61" w:rsidRDefault="008E33FE" w:rsidP="009A3FFC">
            <w:pPr>
              <w:pStyle w:val="NormalWeb"/>
              <w:jc w:val="center"/>
              <w:rPr>
                <w:rFonts w:asciiTheme="minorHAnsi" w:hAnsiTheme="minorHAnsi"/>
                <w:color w:val="23423A"/>
                <w:sz w:val="22"/>
                <w:szCs w:val="22"/>
              </w:rPr>
            </w:pPr>
            <w:r>
              <w:rPr>
                <w:rFonts w:asciiTheme="minorHAnsi" w:hAnsiTheme="minorHAnsi"/>
                <w:noProof/>
                <w:color w:val="23423A"/>
                <w:sz w:val="22"/>
                <w:szCs w:val="22"/>
              </w:rPr>
              <w:drawing>
                <wp:inline distT="0" distB="0" distL="0" distR="0" wp14:anchorId="44B44C8B" wp14:editId="45B9EDBD">
                  <wp:extent cx="1566582" cy="1569520"/>
                  <wp:effectExtent l="0" t="0" r="0" b="571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yardımcı cihaz resim 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83938" cy="1586909"/>
                          </a:xfrm>
                          <a:prstGeom prst="rect">
                            <a:avLst/>
                          </a:prstGeom>
                        </pic:spPr>
                      </pic:pic>
                    </a:graphicData>
                  </a:graphic>
                </wp:inline>
              </w:drawing>
            </w:r>
            <w:r>
              <w:rPr>
                <w:rFonts w:asciiTheme="minorHAnsi" w:hAnsiTheme="minorHAnsi"/>
                <w:noProof/>
                <w:color w:val="23423A"/>
                <w:sz w:val="22"/>
                <w:szCs w:val="22"/>
              </w:rPr>
              <w:drawing>
                <wp:inline distT="0" distB="0" distL="0" distR="0" wp14:anchorId="6239E46C" wp14:editId="61FCF1D4">
                  <wp:extent cx="1418664" cy="1418664"/>
                  <wp:effectExtent l="0" t="0" r="381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yardımcı cihaz resim 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35741" cy="1435741"/>
                          </a:xfrm>
                          <a:prstGeom prst="rect">
                            <a:avLst/>
                          </a:prstGeom>
                        </pic:spPr>
                      </pic:pic>
                    </a:graphicData>
                  </a:graphic>
                </wp:inline>
              </w:drawing>
            </w:r>
          </w:p>
        </w:tc>
        <w:tc>
          <w:tcPr>
            <w:tcW w:w="6509" w:type="dxa"/>
          </w:tcPr>
          <w:p w14:paraId="4772EA44" w14:textId="170A38F9" w:rsidR="00FF3D48" w:rsidRPr="00C32141" w:rsidRDefault="00FF3D48" w:rsidP="009A3FFC">
            <w:pPr>
              <w:pStyle w:val="NormalWeb"/>
              <w:shd w:val="clear" w:color="auto" w:fill="FFFFFF"/>
              <w:jc w:val="both"/>
              <w:rPr>
                <w:rFonts w:asciiTheme="minorHAnsi" w:hAnsiTheme="minorHAnsi"/>
                <w:color w:val="23423A"/>
                <w:sz w:val="22"/>
                <w:szCs w:val="22"/>
              </w:rPr>
            </w:pPr>
            <w:r>
              <w:rPr>
                <w:rFonts w:asciiTheme="minorHAnsi" w:hAnsiTheme="minorHAnsi"/>
                <w:color w:val="23423A"/>
                <w:sz w:val="22"/>
                <w:szCs w:val="22"/>
              </w:rPr>
              <w:t>Resim 3</w:t>
            </w:r>
            <w:r w:rsidR="00886690">
              <w:rPr>
                <w:rFonts w:asciiTheme="minorHAnsi" w:hAnsiTheme="minorHAnsi"/>
                <w:color w:val="23423A"/>
                <w:sz w:val="22"/>
                <w:szCs w:val="22"/>
              </w:rPr>
              <w:t>a,3b</w:t>
            </w:r>
            <w:r>
              <w:rPr>
                <w:rFonts w:asciiTheme="minorHAnsi" w:hAnsiTheme="minorHAnsi"/>
                <w:color w:val="23423A"/>
                <w:sz w:val="22"/>
                <w:szCs w:val="22"/>
              </w:rPr>
              <w:t>:</w:t>
            </w:r>
          </w:p>
          <w:p w14:paraId="1E921071" w14:textId="77777777" w:rsidR="00FF3D48" w:rsidRDefault="00FF3D48" w:rsidP="009A3FFC">
            <w:pPr>
              <w:pStyle w:val="NormalWeb"/>
              <w:jc w:val="both"/>
              <w:rPr>
                <w:rFonts w:asciiTheme="minorHAnsi" w:hAnsiTheme="minorHAnsi"/>
                <w:color w:val="23423A"/>
                <w:sz w:val="22"/>
                <w:szCs w:val="22"/>
              </w:rPr>
            </w:pPr>
          </w:p>
        </w:tc>
      </w:tr>
      <w:tr w:rsidR="008E33FE" w14:paraId="07ABB7E1" w14:textId="77777777" w:rsidTr="009A3FFC">
        <w:tc>
          <w:tcPr>
            <w:tcW w:w="2547" w:type="dxa"/>
          </w:tcPr>
          <w:p w14:paraId="11022B4A" w14:textId="65F282EB" w:rsidR="008E33FE" w:rsidRDefault="00E02C2F" w:rsidP="009A3FFC">
            <w:pPr>
              <w:pStyle w:val="NormalWeb"/>
              <w:jc w:val="center"/>
              <w:rPr>
                <w:rFonts w:asciiTheme="minorHAnsi" w:hAnsiTheme="minorHAnsi"/>
                <w:noProof/>
                <w:color w:val="23423A"/>
                <w:sz w:val="22"/>
                <w:szCs w:val="22"/>
              </w:rPr>
            </w:pPr>
            <w:r>
              <w:rPr>
                <w:rFonts w:asciiTheme="minorHAnsi" w:hAnsiTheme="minorHAnsi"/>
                <w:noProof/>
                <w:color w:val="23423A"/>
                <w:sz w:val="22"/>
                <w:szCs w:val="22"/>
              </w:rPr>
              <w:lastRenderedPageBreak/>
              <w:drawing>
                <wp:inline distT="0" distB="0" distL="0" distR="0" wp14:anchorId="23955421" wp14:editId="59F1AE37">
                  <wp:extent cx="2691396" cy="974911"/>
                  <wp:effectExtent l="0" t="0" r="127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2-05-15 at 14.21.4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16843" cy="984129"/>
                          </a:xfrm>
                          <a:prstGeom prst="rect">
                            <a:avLst/>
                          </a:prstGeom>
                        </pic:spPr>
                      </pic:pic>
                    </a:graphicData>
                  </a:graphic>
                </wp:inline>
              </w:drawing>
            </w:r>
          </w:p>
        </w:tc>
        <w:tc>
          <w:tcPr>
            <w:tcW w:w="6509" w:type="dxa"/>
          </w:tcPr>
          <w:p w14:paraId="1B4380AA" w14:textId="61A6D7BF" w:rsidR="008E33FE" w:rsidRDefault="00E02C2F" w:rsidP="009A3FFC">
            <w:pPr>
              <w:pStyle w:val="NormalWeb"/>
              <w:shd w:val="clear" w:color="auto" w:fill="FFFFFF"/>
              <w:jc w:val="both"/>
              <w:rPr>
                <w:rFonts w:asciiTheme="minorHAnsi" w:hAnsiTheme="minorHAnsi"/>
                <w:color w:val="23423A"/>
                <w:sz w:val="22"/>
                <w:szCs w:val="22"/>
              </w:rPr>
            </w:pPr>
            <w:r>
              <w:rPr>
                <w:rFonts w:asciiTheme="minorHAnsi" w:hAnsiTheme="minorHAnsi"/>
                <w:color w:val="23423A"/>
                <w:sz w:val="22"/>
                <w:szCs w:val="22"/>
              </w:rPr>
              <w:t xml:space="preserve">Resim 4: </w:t>
            </w:r>
          </w:p>
        </w:tc>
      </w:tr>
    </w:tbl>
    <w:p w14:paraId="72C6A97C" w14:textId="36E36E38" w:rsidR="00DB493C" w:rsidRPr="00DB493C" w:rsidRDefault="00DB493C" w:rsidP="00FF3D48">
      <w:pPr>
        <w:jc w:val="both"/>
        <w:rPr>
          <w:sz w:val="22"/>
          <w:szCs w:val="22"/>
        </w:rPr>
      </w:pPr>
    </w:p>
    <w:sectPr w:rsidR="00DB493C" w:rsidRPr="00DB493C" w:rsidSect="007A0291">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F6E708" w14:textId="77777777" w:rsidR="00E8316E" w:rsidRDefault="00E8316E" w:rsidP="00977779">
      <w:r>
        <w:separator/>
      </w:r>
    </w:p>
  </w:endnote>
  <w:endnote w:type="continuationSeparator" w:id="0">
    <w:p w14:paraId="02BBE3B7" w14:textId="77777777" w:rsidR="00E8316E" w:rsidRDefault="00E8316E" w:rsidP="009777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4A60EA" w14:textId="77777777" w:rsidR="00E8316E" w:rsidRDefault="00E8316E" w:rsidP="00977779">
      <w:r>
        <w:separator/>
      </w:r>
    </w:p>
  </w:footnote>
  <w:footnote w:type="continuationSeparator" w:id="0">
    <w:p w14:paraId="40759623" w14:textId="77777777" w:rsidR="00E8316E" w:rsidRDefault="00E8316E" w:rsidP="0097777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779"/>
    <w:rsid w:val="000023F9"/>
    <w:rsid w:val="0002120A"/>
    <w:rsid w:val="00034BE7"/>
    <w:rsid w:val="000600FA"/>
    <w:rsid w:val="0007402A"/>
    <w:rsid w:val="000C3F1E"/>
    <w:rsid w:val="000D2780"/>
    <w:rsid w:val="00117F4C"/>
    <w:rsid w:val="00140059"/>
    <w:rsid w:val="00154185"/>
    <w:rsid w:val="00156DBF"/>
    <w:rsid w:val="00185025"/>
    <w:rsid w:val="001B0793"/>
    <w:rsid w:val="001F3645"/>
    <w:rsid w:val="00214C52"/>
    <w:rsid w:val="00243FEA"/>
    <w:rsid w:val="00252FC7"/>
    <w:rsid w:val="00272A1E"/>
    <w:rsid w:val="002D28B2"/>
    <w:rsid w:val="00326994"/>
    <w:rsid w:val="00362559"/>
    <w:rsid w:val="003C1D38"/>
    <w:rsid w:val="003E52C9"/>
    <w:rsid w:val="003F1C79"/>
    <w:rsid w:val="00451F8E"/>
    <w:rsid w:val="00485DE2"/>
    <w:rsid w:val="00487545"/>
    <w:rsid w:val="004A7F1C"/>
    <w:rsid w:val="004B05E0"/>
    <w:rsid w:val="004F2AC4"/>
    <w:rsid w:val="0051445F"/>
    <w:rsid w:val="00572BC5"/>
    <w:rsid w:val="0059793F"/>
    <w:rsid w:val="005B55D2"/>
    <w:rsid w:val="005B6933"/>
    <w:rsid w:val="005F6A19"/>
    <w:rsid w:val="0060433F"/>
    <w:rsid w:val="00622DC8"/>
    <w:rsid w:val="00624B05"/>
    <w:rsid w:val="00635584"/>
    <w:rsid w:val="00647F12"/>
    <w:rsid w:val="00665117"/>
    <w:rsid w:val="00695530"/>
    <w:rsid w:val="00721C5D"/>
    <w:rsid w:val="00737158"/>
    <w:rsid w:val="00755870"/>
    <w:rsid w:val="00792F31"/>
    <w:rsid w:val="00795A07"/>
    <w:rsid w:val="007A0291"/>
    <w:rsid w:val="007B1A01"/>
    <w:rsid w:val="007C5DD2"/>
    <w:rsid w:val="007D2AA0"/>
    <w:rsid w:val="007F35E4"/>
    <w:rsid w:val="00821971"/>
    <w:rsid w:val="00832DCE"/>
    <w:rsid w:val="0086062B"/>
    <w:rsid w:val="00862473"/>
    <w:rsid w:val="00863554"/>
    <w:rsid w:val="00881801"/>
    <w:rsid w:val="00886690"/>
    <w:rsid w:val="008A1CBE"/>
    <w:rsid w:val="008B4B1B"/>
    <w:rsid w:val="008D5C59"/>
    <w:rsid w:val="008E33FE"/>
    <w:rsid w:val="008F14E5"/>
    <w:rsid w:val="00915A6C"/>
    <w:rsid w:val="0092146C"/>
    <w:rsid w:val="0096679E"/>
    <w:rsid w:val="00977779"/>
    <w:rsid w:val="009A2A49"/>
    <w:rsid w:val="009A2E58"/>
    <w:rsid w:val="009D189B"/>
    <w:rsid w:val="009E5B72"/>
    <w:rsid w:val="009F43AA"/>
    <w:rsid w:val="00A062FB"/>
    <w:rsid w:val="00A10475"/>
    <w:rsid w:val="00A111CA"/>
    <w:rsid w:val="00A23FFF"/>
    <w:rsid w:val="00A7357C"/>
    <w:rsid w:val="00A776C0"/>
    <w:rsid w:val="00A90965"/>
    <w:rsid w:val="00AA6747"/>
    <w:rsid w:val="00AC1B4F"/>
    <w:rsid w:val="00AF3323"/>
    <w:rsid w:val="00B03DCD"/>
    <w:rsid w:val="00B20E04"/>
    <w:rsid w:val="00B45969"/>
    <w:rsid w:val="00B82EE7"/>
    <w:rsid w:val="00B927AC"/>
    <w:rsid w:val="00BE3BDB"/>
    <w:rsid w:val="00BE7ADC"/>
    <w:rsid w:val="00C16378"/>
    <w:rsid w:val="00C305D5"/>
    <w:rsid w:val="00C32141"/>
    <w:rsid w:val="00C77C5B"/>
    <w:rsid w:val="00C84200"/>
    <w:rsid w:val="00CA790F"/>
    <w:rsid w:val="00CD7CCF"/>
    <w:rsid w:val="00D1517C"/>
    <w:rsid w:val="00D25A53"/>
    <w:rsid w:val="00D37F61"/>
    <w:rsid w:val="00D44D6E"/>
    <w:rsid w:val="00D50DC6"/>
    <w:rsid w:val="00DA3A72"/>
    <w:rsid w:val="00DB493C"/>
    <w:rsid w:val="00DF50A9"/>
    <w:rsid w:val="00E02C2F"/>
    <w:rsid w:val="00E05626"/>
    <w:rsid w:val="00E2138E"/>
    <w:rsid w:val="00E5078B"/>
    <w:rsid w:val="00E5322E"/>
    <w:rsid w:val="00E54AFC"/>
    <w:rsid w:val="00E634C2"/>
    <w:rsid w:val="00E8316E"/>
    <w:rsid w:val="00E90AE4"/>
    <w:rsid w:val="00E93E3C"/>
    <w:rsid w:val="00EC3826"/>
    <w:rsid w:val="00ED54E7"/>
    <w:rsid w:val="00F13F10"/>
    <w:rsid w:val="00F1592C"/>
    <w:rsid w:val="00F16FEC"/>
    <w:rsid w:val="00F275D1"/>
    <w:rsid w:val="00F576CA"/>
    <w:rsid w:val="00F75DDF"/>
    <w:rsid w:val="00F958BE"/>
    <w:rsid w:val="00FE11B3"/>
    <w:rsid w:val="00FE5EB8"/>
    <w:rsid w:val="00FF03B2"/>
    <w:rsid w:val="00FF2765"/>
    <w:rsid w:val="00FF3D48"/>
    <w:rsid w:val="00FF476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AC9C8"/>
  <w15:chartTrackingRefBased/>
  <w15:docId w15:val="{67B61289-DED6-A74D-AAE6-AAB637EE7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54A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84200"/>
  </w:style>
  <w:style w:type="paragraph" w:styleId="ListParagraph">
    <w:name w:val="List Paragraph"/>
    <w:basedOn w:val="Normal"/>
    <w:uiPriority w:val="34"/>
    <w:qFormat/>
    <w:rsid w:val="00C84200"/>
    <w:pPr>
      <w:ind w:left="720"/>
      <w:contextualSpacing/>
    </w:pPr>
  </w:style>
  <w:style w:type="paragraph" w:styleId="Header">
    <w:name w:val="header"/>
    <w:basedOn w:val="Normal"/>
    <w:link w:val="HeaderChar"/>
    <w:uiPriority w:val="99"/>
    <w:unhideWhenUsed/>
    <w:rsid w:val="00977779"/>
    <w:pPr>
      <w:tabs>
        <w:tab w:val="center" w:pos="4703"/>
        <w:tab w:val="right" w:pos="9406"/>
      </w:tabs>
    </w:pPr>
  </w:style>
  <w:style w:type="character" w:customStyle="1" w:styleId="HeaderChar">
    <w:name w:val="Header Char"/>
    <w:basedOn w:val="DefaultParagraphFont"/>
    <w:link w:val="Header"/>
    <w:uiPriority w:val="99"/>
    <w:rsid w:val="00977779"/>
  </w:style>
  <w:style w:type="paragraph" w:styleId="Footer">
    <w:name w:val="footer"/>
    <w:basedOn w:val="Normal"/>
    <w:link w:val="FooterChar"/>
    <w:uiPriority w:val="99"/>
    <w:unhideWhenUsed/>
    <w:rsid w:val="00977779"/>
    <w:pPr>
      <w:tabs>
        <w:tab w:val="center" w:pos="4703"/>
        <w:tab w:val="right" w:pos="9406"/>
      </w:tabs>
    </w:pPr>
  </w:style>
  <w:style w:type="character" w:customStyle="1" w:styleId="FooterChar">
    <w:name w:val="Footer Char"/>
    <w:basedOn w:val="DefaultParagraphFont"/>
    <w:link w:val="Footer"/>
    <w:uiPriority w:val="99"/>
    <w:rsid w:val="00977779"/>
  </w:style>
  <w:style w:type="paragraph" w:styleId="BalloonText">
    <w:name w:val="Balloon Text"/>
    <w:basedOn w:val="Normal"/>
    <w:link w:val="BalloonTextChar"/>
    <w:uiPriority w:val="99"/>
    <w:semiHidden/>
    <w:unhideWhenUsed/>
    <w:rsid w:val="00C3214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32141"/>
    <w:rPr>
      <w:rFonts w:ascii="Times New Roman" w:hAnsi="Times New Roman" w:cs="Times New Roman"/>
      <w:sz w:val="18"/>
      <w:szCs w:val="18"/>
    </w:rPr>
  </w:style>
  <w:style w:type="paragraph" w:styleId="NormalWeb">
    <w:name w:val="Normal (Web)"/>
    <w:basedOn w:val="Normal"/>
    <w:uiPriority w:val="99"/>
    <w:unhideWhenUsed/>
    <w:rsid w:val="00C32141"/>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D37F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33FE"/>
    <w:rPr>
      <w:color w:val="0563C1" w:themeColor="hyperlink"/>
      <w:u w:val="single"/>
    </w:rPr>
  </w:style>
  <w:style w:type="character" w:styleId="FollowedHyperlink">
    <w:name w:val="FollowedHyperlink"/>
    <w:basedOn w:val="DefaultParagraphFont"/>
    <w:uiPriority w:val="99"/>
    <w:semiHidden/>
    <w:unhideWhenUsed/>
    <w:rsid w:val="008E33FE"/>
    <w:rPr>
      <w:color w:val="954F72" w:themeColor="followedHyperlink"/>
      <w:u w:val="single"/>
    </w:rPr>
  </w:style>
  <w:style w:type="character" w:styleId="UnresolvedMention">
    <w:name w:val="Unresolved Mention"/>
    <w:basedOn w:val="DefaultParagraphFont"/>
    <w:uiPriority w:val="99"/>
    <w:semiHidden/>
    <w:unhideWhenUsed/>
    <w:rsid w:val="008E33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88994">
      <w:bodyDiv w:val="1"/>
      <w:marLeft w:val="0"/>
      <w:marRight w:val="0"/>
      <w:marTop w:val="0"/>
      <w:marBottom w:val="0"/>
      <w:divBdr>
        <w:top w:val="none" w:sz="0" w:space="0" w:color="auto"/>
        <w:left w:val="none" w:sz="0" w:space="0" w:color="auto"/>
        <w:bottom w:val="none" w:sz="0" w:space="0" w:color="auto"/>
        <w:right w:val="none" w:sz="0" w:space="0" w:color="auto"/>
      </w:divBdr>
      <w:divsChild>
        <w:div w:id="1351446122">
          <w:marLeft w:val="0"/>
          <w:marRight w:val="0"/>
          <w:marTop w:val="0"/>
          <w:marBottom w:val="0"/>
          <w:divBdr>
            <w:top w:val="none" w:sz="0" w:space="0" w:color="auto"/>
            <w:left w:val="none" w:sz="0" w:space="0" w:color="auto"/>
            <w:bottom w:val="none" w:sz="0" w:space="0" w:color="auto"/>
            <w:right w:val="none" w:sz="0" w:space="0" w:color="auto"/>
          </w:divBdr>
          <w:divsChild>
            <w:div w:id="1660420228">
              <w:marLeft w:val="0"/>
              <w:marRight w:val="0"/>
              <w:marTop w:val="0"/>
              <w:marBottom w:val="0"/>
              <w:divBdr>
                <w:top w:val="none" w:sz="0" w:space="0" w:color="auto"/>
                <w:left w:val="none" w:sz="0" w:space="0" w:color="auto"/>
                <w:bottom w:val="none" w:sz="0" w:space="0" w:color="auto"/>
                <w:right w:val="none" w:sz="0" w:space="0" w:color="auto"/>
              </w:divBdr>
              <w:divsChild>
                <w:div w:id="972754410">
                  <w:marLeft w:val="0"/>
                  <w:marRight w:val="0"/>
                  <w:marTop w:val="0"/>
                  <w:marBottom w:val="0"/>
                  <w:divBdr>
                    <w:top w:val="none" w:sz="0" w:space="0" w:color="auto"/>
                    <w:left w:val="none" w:sz="0" w:space="0" w:color="auto"/>
                    <w:bottom w:val="none" w:sz="0" w:space="0" w:color="auto"/>
                    <w:right w:val="none" w:sz="0" w:space="0" w:color="auto"/>
                  </w:divBdr>
                  <w:divsChild>
                    <w:div w:id="119812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02438">
      <w:bodyDiv w:val="1"/>
      <w:marLeft w:val="0"/>
      <w:marRight w:val="0"/>
      <w:marTop w:val="0"/>
      <w:marBottom w:val="0"/>
      <w:divBdr>
        <w:top w:val="none" w:sz="0" w:space="0" w:color="auto"/>
        <w:left w:val="none" w:sz="0" w:space="0" w:color="auto"/>
        <w:bottom w:val="none" w:sz="0" w:space="0" w:color="auto"/>
        <w:right w:val="none" w:sz="0" w:space="0" w:color="auto"/>
      </w:divBdr>
      <w:divsChild>
        <w:div w:id="338972601">
          <w:marLeft w:val="0"/>
          <w:marRight w:val="0"/>
          <w:marTop w:val="0"/>
          <w:marBottom w:val="0"/>
          <w:divBdr>
            <w:top w:val="none" w:sz="0" w:space="0" w:color="auto"/>
            <w:left w:val="none" w:sz="0" w:space="0" w:color="auto"/>
            <w:bottom w:val="none" w:sz="0" w:space="0" w:color="auto"/>
            <w:right w:val="none" w:sz="0" w:space="0" w:color="auto"/>
          </w:divBdr>
          <w:divsChild>
            <w:div w:id="1983003336">
              <w:marLeft w:val="0"/>
              <w:marRight w:val="0"/>
              <w:marTop w:val="0"/>
              <w:marBottom w:val="0"/>
              <w:divBdr>
                <w:top w:val="none" w:sz="0" w:space="0" w:color="auto"/>
                <w:left w:val="none" w:sz="0" w:space="0" w:color="auto"/>
                <w:bottom w:val="none" w:sz="0" w:space="0" w:color="auto"/>
                <w:right w:val="none" w:sz="0" w:space="0" w:color="auto"/>
              </w:divBdr>
              <w:divsChild>
                <w:div w:id="82990446">
                  <w:marLeft w:val="0"/>
                  <w:marRight w:val="0"/>
                  <w:marTop w:val="0"/>
                  <w:marBottom w:val="0"/>
                  <w:divBdr>
                    <w:top w:val="none" w:sz="0" w:space="0" w:color="auto"/>
                    <w:left w:val="none" w:sz="0" w:space="0" w:color="auto"/>
                    <w:bottom w:val="none" w:sz="0" w:space="0" w:color="auto"/>
                    <w:right w:val="none" w:sz="0" w:space="0" w:color="auto"/>
                  </w:divBdr>
                  <w:divsChild>
                    <w:div w:id="31411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238895">
      <w:bodyDiv w:val="1"/>
      <w:marLeft w:val="0"/>
      <w:marRight w:val="0"/>
      <w:marTop w:val="0"/>
      <w:marBottom w:val="0"/>
      <w:divBdr>
        <w:top w:val="none" w:sz="0" w:space="0" w:color="auto"/>
        <w:left w:val="none" w:sz="0" w:space="0" w:color="auto"/>
        <w:bottom w:val="none" w:sz="0" w:space="0" w:color="auto"/>
        <w:right w:val="none" w:sz="0" w:space="0" w:color="auto"/>
      </w:divBdr>
      <w:divsChild>
        <w:div w:id="85662565">
          <w:marLeft w:val="0"/>
          <w:marRight w:val="0"/>
          <w:marTop w:val="0"/>
          <w:marBottom w:val="0"/>
          <w:divBdr>
            <w:top w:val="none" w:sz="0" w:space="0" w:color="auto"/>
            <w:left w:val="none" w:sz="0" w:space="0" w:color="auto"/>
            <w:bottom w:val="none" w:sz="0" w:space="0" w:color="auto"/>
            <w:right w:val="none" w:sz="0" w:space="0" w:color="auto"/>
          </w:divBdr>
          <w:divsChild>
            <w:div w:id="2100906356">
              <w:marLeft w:val="0"/>
              <w:marRight w:val="0"/>
              <w:marTop w:val="0"/>
              <w:marBottom w:val="0"/>
              <w:divBdr>
                <w:top w:val="none" w:sz="0" w:space="0" w:color="auto"/>
                <w:left w:val="none" w:sz="0" w:space="0" w:color="auto"/>
                <w:bottom w:val="none" w:sz="0" w:space="0" w:color="auto"/>
                <w:right w:val="none" w:sz="0" w:space="0" w:color="auto"/>
              </w:divBdr>
              <w:divsChild>
                <w:div w:id="1609507475">
                  <w:marLeft w:val="0"/>
                  <w:marRight w:val="0"/>
                  <w:marTop w:val="0"/>
                  <w:marBottom w:val="0"/>
                  <w:divBdr>
                    <w:top w:val="none" w:sz="0" w:space="0" w:color="auto"/>
                    <w:left w:val="none" w:sz="0" w:space="0" w:color="auto"/>
                    <w:bottom w:val="none" w:sz="0" w:space="0" w:color="auto"/>
                    <w:right w:val="none" w:sz="0" w:space="0" w:color="auto"/>
                  </w:divBdr>
                  <w:divsChild>
                    <w:div w:id="131907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835231">
      <w:bodyDiv w:val="1"/>
      <w:marLeft w:val="0"/>
      <w:marRight w:val="0"/>
      <w:marTop w:val="0"/>
      <w:marBottom w:val="0"/>
      <w:divBdr>
        <w:top w:val="none" w:sz="0" w:space="0" w:color="auto"/>
        <w:left w:val="none" w:sz="0" w:space="0" w:color="auto"/>
        <w:bottom w:val="none" w:sz="0" w:space="0" w:color="auto"/>
        <w:right w:val="none" w:sz="0" w:space="0" w:color="auto"/>
      </w:divBdr>
      <w:divsChild>
        <w:div w:id="535391373">
          <w:marLeft w:val="0"/>
          <w:marRight w:val="0"/>
          <w:marTop w:val="0"/>
          <w:marBottom w:val="0"/>
          <w:divBdr>
            <w:top w:val="none" w:sz="0" w:space="0" w:color="auto"/>
            <w:left w:val="none" w:sz="0" w:space="0" w:color="auto"/>
            <w:bottom w:val="none" w:sz="0" w:space="0" w:color="auto"/>
            <w:right w:val="none" w:sz="0" w:space="0" w:color="auto"/>
          </w:divBdr>
          <w:divsChild>
            <w:div w:id="972756247">
              <w:marLeft w:val="0"/>
              <w:marRight w:val="0"/>
              <w:marTop w:val="0"/>
              <w:marBottom w:val="0"/>
              <w:divBdr>
                <w:top w:val="none" w:sz="0" w:space="0" w:color="auto"/>
                <w:left w:val="none" w:sz="0" w:space="0" w:color="auto"/>
                <w:bottom w:val="none" w:sz="0" w:space="0" w:color="auto"/>
                <w:right w:val="none" w:sz="0" w:space="0" w:color="auto"/>
              </w:divBdr>
              <w:divsChild>
                <w:div w:id="1924756029">
                  <w:marLeft w:val="0"/>
                  <w:marRight w:val="0"/>
                  <w:marTop w:val="0"/>
                  <w:marBottom w:val="0"/>
                  <w:divBdr>
                    <w:top w:val="none" w:sz="0" w:space="0" w:color="auto"/>
                    <w:left w:val="none" w:sz="0" w:space="0" w:color="auto"/>
                    <w:bottom w:val="none" w:sz="0" w:space="0" w:color="auto"/>
                    <w:right w:val="none" w:sz="0" w:space="0" w:color="auto"/>
                  </w:divBdr>
                  <w:divsChild>
                    <w:div w:id="161258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002421">
      <w:bodyDiv w:val="1"/>
      <w:marLeft w:val="0"/>
      <w:marRight w:val="0"/>
      <w:marTop w:val="0"/>
      <w:marBottom w:val="0"/>
      <w:divBdr>
        <w:top w:val="none" w:sz="0" w:space="0" w:color="auto"/>
        <w:left w:val="none" w:sz="0" w:space="0" w:color="auto"/>
        <w:bottom w:val="none" w:sz="0" w:space="0" w:color="auto"/>
        <w:right w:val="none" w:sz="0" w:space="0" w:color="auto"/>
      </w:divBdr>
      <w:divsChild>
        <w:div w:id="2030645349">
          <w:marLeft w:val="0"/>
          <w:marRight w:val="0"/>
          <w:marTop w:val="0"/>
          <w:marBottom w:val="0"/>
          <w:divBdr>
            <w:top w:val="none" w:sz="0" w:space="0" w:color="auto"/>
            <w:left w:val="none" w:sz="0" w:space="0" w:color="auto"/>
            <w:bottom w:val="none" w:sz="0" w:space="0" w:color="auto"/>
            <w:right w:val="none" w:sz="0" w:space="0" w:color="auto"/>
          </w:divBdr>
          <w:divsChild>
            <w:div w:id="1287465633">
              <w:marLeft w:val="0"/>
              <w:marRight w:val="0"/>
              <w:marTop w:val="0"/>
              <w:marBottom w:val="0"/>
              <w:divBdr>
                <w:top w:val="none" w:sz="0" w:space="0" w:color="auto"/>
                <w:left w:val="none" w:sz="0" w:space="0" w:color="auto"/>
                <w:bottom w:val="none" w:sz="0" w:space="0" w:color="auto"/>
                <w:right w:val="none" w:sz="0" w:space="0" w:color="auto"/>
              </w:divBdr>
              <w:divsChild>
                <w:div w:id="533690789">
                  <w:marLeft w:val="0"/>
                  <w:marRight w:val="0"/>
                  <w:marTop w:val="0"/>
                  <w:marBottom w:val="0"/>
                  <w:divBdr>
                    <w:top w:val="none" w:sz="0" w:space="0" w:color="auto"/>
                    <w:left w:val="none" w:sz="0" w:space="0" w:color="auto"/>
                    <w:bottom w:val="none" w:sz="0" w:space="0" w:color="auto"/>
                    <w:right w:val="none" w:sz="0" w:space="0" w:color="auto"/>
                  </w:divBdr>
                  <w:divsChild>
                    <w:div w:id="79764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299314">
      <w:bodyDiv w:val="1"/>
      <w:marLeft w:val="0"/>
      <w:marRight w:val="0"/>
      <w:marTop w:val="0"/>
      <w:marBottom w:val="0"/>
      <w:divBdr>
        <w:top w:val="none" w:sz="0" w:space="0" w:color="auto"/>
        <w:left w:val="none" w:sz="0" w:space="0" w:color="auto"/>
        <w:bottom w:val="none" w:sz="0" w:space="0" w:color="auto"/>
        <w:right w:val="none" w:sz="0" w:space="0" w:color="auto"/>
      </w:divBdr>
      <w:divsChild>
        <w:div w:id="2090035359">
          <w:marLeft w:val="0"/>
          <w:marRight w:val="0"/>
          <w:marTop w:val="0"/>
          <w:marBottom w:val="0"/>
          <w:divBdr>
            <w:top w:val="none" w:sz="0" w:space="0" w:color="auto"/>
            <w:left w:val="none" w:sz="0" w:space="0" w:color="auto"/>
            <w:bottom w:val="none" w:sz="0" w:space="0" w:color="auto"/>
            <w:right w:val="none" w:sz="0" w:space="0" w:color="auto"/>
          </w:divBdr>
          <w:divsChild>
            <w:div w:id="1611159935">
              <w:marLeft w:val="0"/>
              <w:marRight w:val="0"/>
              <w:marTop w:val="0"/>
              <w:marBottom w:val="0"/>
              <w:divBdr>
                <w:top w:val="none" w:sz="0" w:space="0" w:color="auto"/>
                <w:left w:val="none" w:sz="0" w:space="0" w:color="auto"/>
                <w:bottom w:val="none" w:sz="0" w:space="0" w:color="auto"/>
                <w:right w:val="none" w:sz="0" w:space="0" w:color="auto"/>
              </w:divBdr>
              <w:divsChild>
                <w:div w:id="1583022373">
                  <w:marLeft w:val="0"/>
                  <w:marRight w:val="0"/>
                  <w:marTop w:val="0"/>
                  <w:marBottom w:val="0"/>
                  <w:divBdr>
                    <w:top w:val="none" w:sz="0" w:space="0" w:color="auto"/>
                    <w:left w:val="none" w:sz="0" w:space="0" w:color="auto"/>
                    <w:bottom w:val="none" w:sz="0" w:space="0" w:color="auto"/>
                    <w:right w:val="none" w:sz="0" w:space="0" w:color="auto"/>
                  </w:divBdr>
                  <w:divsChild>
                    <w:div w:id="136879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494351">
      <w:bodyDiv w:val="1"/>
      <w:marLeft w:val="0"/>
      <w:marRight w:val="0"/>
      <w:marTop w:val="0"/>
      <w:marBottom w:val="0"/>
      <w:divBdr>
        <w:top w:val="none" w:sz="0" w:space="0" w:color="auto"/>
        <w:left w:val="none" w:sz="0" w:space="0" w:color="auto"/>
        <w:bottom w:val="none" w:sz="0" w:space="0" w:color="auto"/>
        <w:right w:val="none" w:sz="0" w:space="0" w:color="auto"/>
      </w:divBdr>
      <w:divsChild>
        <w:div w:id="522480990">
          <w:marLeft w:val="0"/>
          <w:marRight w:val="0"/>
          <w:marTop w:val="0"/>
          <w:marBottom w:val="0"/>
          <w:divBdr>
            <w:top w:val="none" w:sz="0" w:space="0" w:color="auto"/>
            <w:left w:val="none" w:sz="0" w:space="0" w:color="auto"/>
            <w:bottom w:val="none" w:sz="0" w:space="0" w:color="auto"/>
            <w:right w:val="none" w:sz="0" w:space="0" w:color="auto"/>
          </w:divBdr>
          <w:divsChild>
            <w:div w:id="25496708">
              <w:marLeft w:val="0"/>
              <w:marRight w:val="0"/>
              <w:marTop w:val="0"/>
              <w:marBottom w:val="0"/>
              <w:divBdr>
                <w:top w:val="none" w:sz="0" w:space="0" w:color="auto"/>
                <w:left w:val="none" w:sz="0" w:space="0" w:color="auto"/>
                <w:bottom w:val="none" w:sz="0" w:space="0" w:color="auto"/>
                <w:right w:val="none" w:sz="0" w:space="0" w:color="auto"/>
              </w:divBdr>
              <w:divsChild>
                <w:div w:id="2115973914">
                  <w:marLeft w:val="0"/>
                  <w:marRight w:val="0"/>
                  <w:marTop w:val="0"/>
                  <w:marBottom w:val="0"/>
                  <w:divBdr>
                    <w:top w:val="none" w:sz="0" w:space="0" w:color="auto"/>
                    <w:left w:val="none" w:sz="0" w:space="0" w:color="auto"/>
                    <w:bottom w:val="none" w:sz="0" w:space="0" w:color="auto"/>
                    <w:right w:val="none" w:sz="0" w:space="0" w:color="auto"/>
                  </w:divBdr>
                  <w:divsChild>
                    <w:div w:id="67943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385613">
      <w:bodyDiv w:val="1"/>
      <w:marLeft w:val="0"/>
      <w:marRight w:val="0"/>
      <w:marTop w:val="0"/>
      <w:marBottom w:val="0"/>
      <w:divBdr>
        <w:top w:val="none" w:sz="0" w:space="0" w:color="auto"/>
        <w:left w:val="none" w:sz="0" w:space="0" w:color="auto"/>
        <w:bottom w:val="none" w:sz="0" w:space="0" w:color="auto"/>
        <w:right w:val="none" w:sz="0" w:space="0" w:color="auto"/>
      </w:divBdr>
      <w:divsChild>
        <w:div w:id="109711795">
          <w:marLeft w:val="0"/>
          <w:marRight w:val="0"/>
          <w:marTop w:val="0"/>
          <w:marBottom w:val="0"/>
          <w:divBdr>
            <w:top w:val="none" w:sz="0" w:space="0" w:color="auto"/>
            <w:left w:val="none" w:sz="0" w:space="0" w:color="auto"/>
            <w:bottom w:val="none" w:sz="0" w:space="0" w:color="auto"/>
            <w:right w:val="none" w:sz="0" w:space="0" w:color="auto"/>
          </w:divBdr>
          <w:divsChild>
            <w:div w:id="406998482">
              <w:marLeft w:val="0"/>
              <w:marRight w:val="0"/>
              <w:marTop w:val="0"/>
              <w:marBottom w:val="0"/>
              <w:divBdr>
                <w:top w:val="none" w:sz="0" w:space="0" w:color="auto"/>
                <w:left w:val="none" w:sz="0" w:space="0" w:color="auto"/>
                <w:bottom w:val="none" w:sz="0" w:space="0" w:color="auto"/>
                <w:right w:val="none" w:sz="0" w:space="0" w:color="auto"/>
              </w:divBdr>
              <w:divsChild>
                <w:div w:id="171142289">
                  <w:marLeft w:val="0"/>
                  <w:marRight w:val="0"/>
                  <w:marTop w:val="0"/>
                  <w:marBottom w:val="0"/>
                  <w:divBdr>
                    <w:top w:val="none" w:sz="0" w:space="0" w:color="auto"/>
                    <w:left w:val="none" w:sz="0" w:space="0" w:color="auto"/>
                    <w:bottom w:val="none" w:sz="0" w:space="0" w:color="auto"/>
                    <w:right w:val="none" w:sz="0" w:space="0" w:color="auto"/>
                  </w:divBdr>
                  <w:divsChild>
                    <w:div w:id="6058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shutterstock.com/video/clip-1079114969-father-down-syndrome-son-indoors-kitchen-washing" TargetMode="External"/><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shutterstock.com/video/clip-1019829601-portrait-loving-mother-cute-little-daughter-down"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youtube.com/watch?v=FbpZzXOhYys" TargetMode="External"/><Relationship Id="rId27" Type="http://schemas.openxmlformats.org/officeDocument/2006/relationships/image" Target="media/image18.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11B4B4-1F70-B14C-BE9A-8E2FBABA1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8</Pages>
  <Words>1031</Words>
  <Characters>5883</Characters>
  <Application>Microsoft Office Word</Application>
  <DocSecurity>0</DocSecurity>
  <Lines>49</Lines>
  <Paragraphs>13</Paragraphs>
  <ScaleCrop>false</ScaleCrop>
  <Company/>
  <LinksUpToDate>false</LinksUpToDate>
  <CharactersWithSpaces>6901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Kübra Seyhan Bıyık</dc:creator>
  <cp:keywords/>
  <dc:description/>
  <cp:lastModifiedBy>Kübra Seyhan Bıyık</cp:lastModifiedBy>
  <cp:revision>16</cp:revision>
  <dcterms:created xsi:type="dcterms:W3CDTF">2022-05-15T09:11:00Z</dcterms:created>
  <dcterms:modified xsi:type="dcterms:W3CDTF">2022-05-15T11:31:00Z</dcterms:modified>
</cp:coreProperties>
</file>